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85AC" w14:textId="77777777" w:rsidR="001502D2" w:rsidRDefault="00CD6953">
      <w:pPr>
        <w:pStyle w:val="Head"/>
        <w:spacing w:before="0" w:after="0" w:line="480" w:lineRule="auto"/>
        <w:jc w:val="both"/>
      </w:pPr>
      <w:r>
        <w:rPr>
          <w:color w:val="000000"/>
        </w:rPr>
        <w:t>Title: Deep learning prediction of material properties</w:t>
      </w:r>
    </w:p>
    <w:p w14:paraId="2F590CC0" w14:textId="77777777" w:rsidR="001502D2" w:rsidRPr="00BA7064" w:rsidRDefault="00CD6953">
      <w:pPr>
        <w:pStyle w:val="Teaser"/>
        <w:spacing w:before="0" w:line="480" w:lineRule="auto"/>
        <w:jc w:val="both"/>
        <w:rPr>
          <w:lang w:val="fr-FR"/>
        </w:rPr>
      </w:pPr>
      <w:proofErr w:type="spellStart"/>
      <w:r>
        <w:rPr>
          <w:b/>
          <w:color w:val="000000"/>
          <w:lang w:val="fr-FR"/>
        </w:rPr>
        <w:t>Authors</w:t>
      </w:r>
      <w:proofErr w:type="spellEnd"/>
      <w:r>
        <w:rPr>
          <w:b/>
          <w:color w:val="000000"/>
          <w:lang w:val="fr-FR"/>
        </w:rPr>
        <w:t xml:space="preserve">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w:t>
      </w:r>
      <w:proofErr w:type="gramStart"/>
      <w:r>
        <w:rPr>
          <w:b/>
          <w:color w:val="000000"/>
          <w:vertAlign w:val="superscript"/>
          <w:lang w:val="fr-FR"/>
        </w:rPr>
        <w:t>3,*</w:t>
      </w:r>
      <w:proofErr w:type="gramEnd"/>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14:paraId="064ADF92" w14:textId="77777777" w:rsidR="001502D2" w:rsidRPr="00BA7064" w:rsidRDefault="00CD6953">
      <w:pPr>
        <w:pStyle w:val="Teaser"/>
        <w:spacing w:before="0" w:line="480" w:lineRule="auto"/>
        <w:jc w:val="both"/>
        <w:rPr>
          <w:lang w:val="fr-FR"/>
        </w:rPr>
      </w:pPr>
      <w:r>
        <w:rPr>
          <w:b/>
          <w:color w:val="000000"/>
          <w:lang w:val="fr-FR"/>
        </w:rPr>
        <w:t>Affiliations :</w:t>
      </w:r>
    </w:p>
    <w:p w14:paraId="016F91E6" w14:textId="77777777" w:rsidR="001502D2" w:rsidRPr="00BA7064" w:rsidRDefault="00CD6953">
      <w:pPr>
        <w:pStyle w:val="PreformattedText"/>
        <w:rPr>
          <w:lang w:val="fr-FR"/>
        </w:rPr>
      </w:pPr>
      <w:r>
        <w:rPr>
          <w:rFonts w:ascii="Times New Roman" w:hAnsi="Times New Roman" w:cs="Times New Roman"/>
          <w:color w:val="000000"/>
          <w:sz w:val="24"/>
          <w:szCs w:val="24"/>
          <w:vertAlign w:val="superscript"/>
          <w:lang w:val="fr-FR"/>
        </w:rPr>
        <w:t>1</w:t>
      </w:r>
      <w:r>
        <w:rPr>
          <w:rFonts w:ascii="Times New Roman" w:hAnsi="Times New Roman" w:cs="Times New Roman"/>
          <w:color w:val="000000"/>
          <w:sz w:val="24"/>
          <w:szCs w:val="24"/>
          <w:lang w:val="fr-FR"/>
        </w:rPr>
        <w:t>Institut de physique du globe de Paris, Université de Paris, Paris 75005, France</w:t>
      </w:r>
    </w:p>
    <w:p w14:paraId="303CDE53" w14:textId="77777777" w:rsidR="001502D2" w:rsidRDefault="00CD6953">
      <w:pPr>
        <w:pStyle w:val="PreformattedText"/>
      </w:pPr>
      <w:r>
        <w:rPr>
          <w:rFonts w:ascii="Times New Roman" w:hAnsi="Times New Roman" w:cs="Times New Roman"/>
          <w:color w:val="000000"/>
          <w:sz w:val="24"/>
          <w:szCs w:val="24"/>
          <w:vertAlign w:val="superscript"/>
        </w:rPr>
        <w:t xml:space="preserve">2 </w:t>
      </w:r>
      <w:r>
        <w:rPr>
          <w:rFonts w:ascii="Times New Roman" w:hAnsi="Times New Roman" w:cs="Times New Roman"/>
          <w:color w:val="000000"/>
          <w:sz w:val="24"/>
          <w:szCs w:val="24"/>
        </w:rPr>
        <w:t>Research School of Earth Sciences, Australian National University, Canberra 2601, Australia</w:t>
      </w:r>
    </w:p>
    <w:p w14:paraId="2A29F1B8" w14:textId="77777777" w:rsidR="001502D2" w:rsidRDefault="00CD6953">
      <w:pPr>
        <w:pStyle w:val="PreformattedText"/>
      </w:pPr>
      <w:r>
        <w:rPr>
          <w:rFonts w:ascii="Times New Roman" w:hAnsi="Times New Roman" w:cs="Times New Roman"/>
          <w:color w:val="000000"/>
          <w:sz w:val="24"/>
          <w:szCs w:val="24"/>
          <w:vertAlign w:val="superscript"/>
        </w:rPr>
        <w:t xml:space="preserve">3 </w:t>
      </w:r>
      <w:r>
        <w:rPr>
          <w:rFonts w:ascii="Times New Roman" w:hAnsi="Times New Roman" w:cs="Times New Roman"/>
          <w:color w:val="000000"/>
          <w:sz w:val="24"/>
          <w:szCs w:val="24"/>
        </w:rPr>
        <w:t>Geophysical Laboratory, Carnegie Institution for Science, Washington D.C. 20001, U.S.A.</w:t>
      </w:r>
    </w:p>
    <w:p w14:paraId="262ADD79" w14:textId="77777777" w:rsidR="001502D2" w:rsidRDefault="00CD6953">
      <w:r>
        <w:rPr>
          <w:sz w:val="24"/>
          <w:szCs w:val="24"/>
        </w:rPr>
        <w:t xml:space="preserve">*Correspondence to: </w:t>
      </w:r>
      <w:hyperlink r:id="rId7">
        <w:r>
          <w:rPr>
            <w:rStyle w:val="Hyperlink1"/>
            <w:sz w:val="24"/>
            <w:szCs w:val="24"/>
            <w:u w:val="none"/>
          </w:rPr>
          <w:t>lelosq@ipgp.fr</w:t>
        </w:r>
      </w:hyperlink>
    </w:p>
    <w:p w14:paraId="557F40F0" w14:textId="77777777" w:rsidR="001502D2" w:rsidRDefault="00CD6953">
      <w:pPr>
        <w:pStyle w:val="AbstractSummary"/>
        <w:shd w:val="clear" w:color="auto" w:fill="FFFFFF"/>
        <w:spacing w:before="0" w:line="480" w:lineRule="auto"/>
        <w:jc w:val="both"/>
      </w:pPr>
      <w:r>
        <w:rPr>
          <w:i/>
        </w:rPr>
        <w:t>We want to dedicate this manuscript to the memory of G.N. Greaves, which sadly passed away this year. His contributions to the field of material and glass sciences will be remembered.</w:t>
      </w:r>
    </w:p>
    <w:p w14:paraId="0DEB0E72" w14:textId="77777777" w:rsidR="001502D2" w:rsidRDefault="00CD6953">
      <w:pPr>
        <w:pStyle w:val="AbstractSummary"/>
        <w:spacing w:before="0" w:line="480" w:lineRule="auto"/>
        <w:jc w:val="both"/>
        <w:rPr>
          <w:b/>
        </w:rPr>
      </w:pPr>
      <w:r>
        <w:rPr>
          <w:b/>
          <w:bCs/>
        </w:rPr>
        <w:t xml:space="preserve">Abstract: </w:t>
      </w:r>
      <w:r>
        <w:t>(121/125 w)</w:t>
      </w:r>
    </w:p>
    <w:p w14:paraId="0D95DFB8" w14:textId="77777777" w:rsidR="001502D2" w:rsidRDefault="00CD6953">
      <w:pPr>
        <w:pStyle w:val="PreformattedText"/>
      </w:pPr>
      <w:r>
        <w:rPr>
          <w:rFonts w:ascii="Times New Roman" w:hAnsi="Times New Roman" w:cs="Times New Roman"/>
          <w:color w:val="000000"/>
          <w:sz w:val="24"/>
          <w:szCs w:val="24"/>
        </w:rPr>
        <w:t>Knowledge of the tryptic relationship between chemical composition, molecular structure and 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aluminosilicate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14:paraId="49B44114" w14:textId="77777777" w:rsidR="001502D2" w:rsidRDefault="00CD6953">
      <w:pPr>
        <w:pStyle w:val="PreformattedText"/>
        <w:rPr>
          <w:rFonts w:ascii="Times New Roman" w:hAnsi="Times New Roman"/>
        </w:rPr>
      </w:pPr>
      <w:r>
        <w:rPr>
          <w:rFonts w:ascii="Times New Roman" w:hAnsi="Times New Roman" w:cs="Times New Roman"/>
          <w:b/>
          <w:bCs/>
          <w:color w:val="000000"/>
          <w:sz w:val="24"/>
          <w:szCs w:val="24"/>
        </w:rPr>
        <w:t>One sentence summary</w:t>
      </w:r>
      <w:r>
        <w:rPr>
          <w:rFonts w:ascii="Times New Roman" w:hAnsi="Times New Roman" w:cs="Times New Roman"/>
          <w:color w:val="000000"/>
          <w:sz w:val="24"/>
          <w:szCs w:val="24"/>
        </w:rPr>
        <w:t xml:space="preserve"> (96/125 characters): Deep learning bridges the gap between data and models for practical material property prediction</w:t>
      </w:r>
    </w:p>
    <w:p w14:paraId="23316EB0" w14:textId="77777777" w:rsidR="001502D2" w:rsidRDefault="001502D2">
      <w:pPr>
        <w:pStyle w:val="PreformattedText"/>
        <w:rPr>
          <w:rFonts w:cs="Times New Roman"/>
          <w:color w:val="000000"/>
          <w:sz w:val="24"/>
          <w:szCs w:val="24"/>
        </w:rPr>
      </w:pPr>
    </w:p>
    <w:p w14:paraId="3A702849" w14:textId="77777777" w:rsidR="001502D2" w:rsidRDefault="00CD6953">
      <w:pPr>
        <w:pStyle w:val="PreformattedText"/>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Main Text:</w:t>
      </w:r>
    </w:p>
    <w:p w14:paraId="7BC643E5" w14:textId="77777777" w:rsidR="001502D2" w:rsidRDefault="00CD6953">
      <w:pPr>
        <w:pStyle w:val="PreformattedText"/>
        <w:rPr>
          <w:rFonts w:ascii="Times New Roman" w:hAnsi="Times New Roman"/>
        </w:rPr>
      </w:pPr>
      <w:r>
        <w:rPr>
          <w:rFonts w:ascii="Times New Roman" w:hAnsi="Times New Roman" w:cs="Times New Roman"/>
          <w:bCs/>
          <w:color w:val="000000"/>
          <w:sz w:val="24"/>
          <w:szCs w:val="24"/>
        </w:rPr>
        <w:t xml:space="preserve">The intrinsic properties of materials are governed by their chemical composition, and the associated atomic/ionic structure. Understanding this connection is fundamental to material engineering and manufacturing, and also to addressing many key questions across physics, chemistry and the geosciences. </w:t>
      </w:r>
      <w:r>
        <w:rPr>
          <w:rFonts w:ascii="Times New Roman" w:hAnsi="Times New Roman" w:cs="Times New Roman"/>
          <w:color w:val="000000"/>
          <w:sz w:val="24"/>
          <w:szCs w:val="24"/>
        </w:rPr>
        <w:t xml:space="preserve">Information may be drawn from several sources, particularly experimental observations and thermodynamic or molecular dynamics (MD) simulations, or a combination of these </w:t>
      </w:r>
      <w:bookmarkStart w:id="2" w:name="__UnoMark__28925_998215430"/>
      <w:bookmarkStart w:id="3" w:name="__UnoMark__24081_2551971298"/>
      <w:bookmarkStart w:id="4" w:name="__UnoMark__24196_2551971298"/>
      <w:bookmarkStart w:id="5" w:name="__UnoMark__1278_1826520858"/>
      <w:bookmarkStart w:id="6" w:name="__UnoMark__33738_998215430"/>
      <w:bookmarkStart w:id="7" w:name="__UnoMark__23899_2551971298"/>
      <w:bookmarkStart w:id="8" w:name="__UnoMark__33622_998215430"/>
      <w:bookmarkStart w:id="9" w:name="ZOTERO_BREF_tiNb89oBbPlG"/>
      <w:bookmarkStart w:id="10" w:name="__UnoMark__32742_998215430"/>
      <w:bookmarkStart w:id="11" w:name="__UnoMark__32564_998215430"/>
      <w:bookmarkStart w:id="12" w:name="__UnoMark__31290_998215430"/>
      <w:bookmarkStart w:id="13" w:name="__UnoMark__31468_998215430"/>
      <w:bookmarkEnd w:id="2"/>
      <w:r>
        <w:rPr>
          <w:rFonts w:ascii="Times New Roman" w:hAnsi="Times New Roman" w:cs="Times New Roman"/>
          <w:color w:val="000000"/>
          <w:sz w:val="24"/>
          <w:szCs w:val="24"/>
        </w:rPr>
        <w:t xml:space="preserve">(e.g. </w:t>
      </w:r>
      <w:r>
        <w:rPr>
          <w:i/>
        </w:rPr>
        <w:t>1</w:t>
      </w:r>
      <w:r>
        <w:t xml:space="preserve">, </w:t>
      </w:r>
      <w:r>
        <w:rPr>
          <w:i/>
        </w:rPr>
        <w:t>2</w:t>
      </w:r>
      <w:r>
        <w:t>)</w:t>
      </w:r>
      <w:bookmarkEnd w:id="3"/>
      <w:bookmarkEnd w:id="4"/>
      <w:bookmarkEnd w:id="5"/>
      <w:bookmarkEnd w:id="6"/>
      <w:bookmarkEnd w:id="7"/>
      <w:bookmarkEnd w:id="8"/>
      <w:bookmarkEnd w:id="9"/>
      <w:bookmarkEnd w:id="10"/>
      <w:bookmarkEnd w:id="11"/>
      <w:bookmarkEnd w:id="12"/>
      <w:bookmarkEnd w:id="13"/>
      <w:r>
        <w:rPr>
          <w:rFonts w:ascii="Times New Roman" w:hAnsi="Times New Roman" w:cs="Times New Roman"/>
          <w:color w:val="000000"/>
          <w:sz w:val="24"/>
          <w:szCs w:val="24"/>
        </w:rPr>
        <w:t xml:space="preserve">. Techniques such as CALPHAD calculations </w:t>
      </w:r>
      <w:bookmarkStart w:id="14" w:name="__UnoMark__28965_998215430"/>
      <w:bookmarkStart w:id="15" w:name="__UnoMark__24197_2551971298"/>
      <w:bookmarkStart w:id="16" w:name="__UnoMark__31291_998215430"/>
      <w:bookmarkStart w:id="17" w:name="ZOTERO_BREF_NzojJANvu1JR"/>
      <w:bookmarkStart w:id="18" w:name="__UnoMark__33739_998215430"/>
      <w:bookmarkStart w:id="19" w:name="__UnoMark__24082_2551971298"/>
      <w:bookmarkStart w:id="20" w:name="__UnoMark__33623_998215430"/>
      <w:bookmarkStart w:id="21" w:name="__UnoMark__32565_998215430"/>
      <w:bookmarkStart w:id="22" w:name="__UnoMark__32743_998215430"/>
      <w:bookmarkStart w:id="23" w:name="__UnoMark__31469_998215430"/>
      <w:bookmarkStart w:id="24" w:name="__UnoMark__1279_1826520858"/>
      <w:bookmarkStart w:id="25" w:name="__UnoMark__23900_2551971298"/>
      <w:bookmarkEnd w:id="14"/>
      <w:r>
        <w:t>(</w:t>
      </w:r>
      <w:r>
        <w:rPr>
          <w:i/>
        </w:rPr>
        <w:t>3</w:t>
      </w:r>
      <w:r>
        <w:t>)</w:t>
      </w:r>
      <w:bookmarkEnd w:id="15"/>
      <w:bookmarkEnd w:id="16"/>
      <w:bookmarkEnd w:id="17"/>
      <w:bookmarkEnd w:id="18"/>
      <w:bookmarkEnd w:id="19"/>
      <w:bookmarkEnd w:id="20"/>
      <w:bookmarkEnd w:id="21"/>
      <w:bookmarkEnd w:id="22"/>
      <w:bookmarkEnd w:id="23"/>
      <w:bookmarkEnd w:id="24"/>
      <w:bookmarkEnd w:id="25"/>
      <w:r>
        <w:t xml:space="preserve"> </w:t>
      </w:r>
      <w:r>
        <w:rPr>
          <w:rFonts w:ascii="Times New Roman" w:hAnsi="Times New Roman" w:cs="Times New Roman"/>
          <w:color w:val="000000"/>
          <w:sz w:val="24"/>
          <w:szCs w:val="24"/>
        </w:rPr>
        <w:t xml:space="preserve">and MD simulation </w:t>
      </w:r>
      <w:bookmarkStart w:id="26" w:name="__UnoMark__29005_998215430"/>
      <w:bookmarkStart w:id="27" w:name="__UnoMark__24083_2551971298"/>
      <w:bookmarkStart w:id="28" w:name="ZOTERO_BREF_sTuFEr2oig1Z"/>
      <w:bookmarkStart w:id="29" w:name="__UnoMark__32566_998215430"/>
      <w:bookmarkStart w:id="30" w:name="__UnoMark__32744_998215430"/>
      <w:bookmarkStart w:id="31" w:name="__UnoMark__33624_998215430"/>
      <w:bookmarkStart w:id="32" w:name="__UnoMark__31292_998215430"/>
      <w:bookmarkStart w:id="33" w:name="__UnoMark__23901_2551971298"/>
      <w:bookmarkStart w:id="34" w:name="__UnoMark__1280_1826520858"/>
      <w:bookmarkStart w:id="35" w:name="__UnoMark__33740_998215430"/>
      <w:bookmarkStart w:id="36" w:name="__UnoMark__24198_2551971298"/>
      <w:bookmarkStart w:id="37" w:name="__UnoMark__31470_998215430"/>
      <w:bookmarkEnd w:id="26"/>
      <w:r>
        <w:rPr>
          <w:rFonts w:ascii="Times New Roman" w:hAnsi="Times New Roman" w:cs="Times New Roman"/>
          <w:color w:val="000000"/>
          <w:sz w:val="24"/>
          <w:szCs w:val="24"/>
        </w:rPr>
        <w:t>(</w:t>
      </w:r>
      <w:r>
        <w:rPr>
          <w:i/>
        </w:rPr>
        <w:t>4</w:t>
      </w:r>
      <w:r>
        <w:t>)</w:t>
      </w:r>
      <w:bookmarkEnd w:id="27"/>
      <w:bookmarkEnd w:id="28"/>
      <w:bookmarkEnd w:id="29"/>
      <w:bookmarkEnd w:id="30"/>
      <w:bookmarkEnd w:id="31"/>
      <w:bookmarkEnd w:id="32"/>
      <w:bookmarkEnd w:id="33"/>
      <w:bookmarkEnd w:id="34"/>
      <w:bookmarkEnd w:id="35"/>
      <w:bookmarkEnd w:id="36"/>
      <w:bookmarkEnd w:id="37"/>
      <w:r>
        <w:rPr>
          <w:rFonts w:ascii="Times New Roman" w:hAnsi="Times New Roman" w:cs="Times New Roman"/>
          <w:color w:val="000000"/>
          <w:sz w:val="24"/>
          <w:szCs w:val="24"/>
        </w:rPr>
        <w:t xml:space="preserve"> have proved successful for some simple materials (such as binary alloys), or under specific conditions (e.g. very high temperatures in MD). However, they are not yet able to effectively predict the properties of more complex materials, such as oxide glasses or minerals within the pressure-temperature regimes relevant to industry or the Earth sciences. In these cases, thermodynamic models often offer an intermediate way of predicting macroscopic properties, but the experimentalist still has to link thermodynamic variables to data, and this often turns out to be challenging. We propose that machine learning can serve as the “</w:t>
      </w:r>
      <w:proofErr w:type="gramStart"/>
      <w:r>
        <w:rPr>
          <w:rFonts w:ascii="Times New Roman" w:hAnsi="Times New Roman" w:cs="Times New Roman"/>
          <w:color w:val="000000"/>
          <w:sz w:val="24"/>
          <w:szCs w:val="24"/>
        </w:rPr>
        <w:t>middle man</w:t>
      </w:r>
      <w:proofErr w:type="gramEnd"/>
      <w:r>
        <w:rPr>
          <w:rFonts w:ascii="Times New Roman" w:hAnsi="Times New Roman" w:cs="Times New Roman"/>
          <w:color w:val="000000"/>
          <w:sz w:val="24"/>
          <w:szCs w:val="24"/>
        </w:rPr>
        <w:t>”, allowing scientists to make sense of their data and to put them in the context of different models and theories.</w:t>
      </w:r>
    </w:p>
    <w:p w14:paraId="00279E0F" w14:textId="77777777" w:rsidR="001502D2" w:rsidRDefault="001502D2">
      <w:pPr>
        <w:pStyle w:val="PreformattedText"/>
        <w:rPr>
          <w:rFonts w:ascii="Times New Roman" w:hAnsi="Times New Roman" w:cs="Times New Roman"/>
          <w:color w:val="000000"/>
          <w:sz w:val="24"/>
          <w:szCs w:val="24"/>
        </w:rPr>
      </w:pPr>
    </w:p>
    <w:p w14:paraId="0AE74E4A" w14:textId="77777777" w:rsidR="001502D2" w:rsidRDefault="00CD6953">
      <w:pPr>
        <w:pStyle w:val="PreformattedText"/>
      </w:pPr>
      <w:r>
        <w:rPr>
          <w:rFonts w:ascii="Times New Roman" w:hAnsi="Times New Roman" w:cs="Times New Roman"/>
          <w:color w:val="000000"/>
          <w:sz w:val="24"/>
          <w:szCs w:val="24"/>
        </w:rPr>
        <w:t xml:space="preserve">As a concrete example, we consider the links between the chemical composition, structure and physical properties of aluminosilicate melts and glasses </w:t>
      </w:r>
      <w:bookmarkStart w:id="38" w:name="__UnoMark__24327_2551971298"/>
      <w:bookmarkStart w:id="39" w:name="__UnoMark__1281_1826520858"/>
      <w:bookmarkStart w:id="40" w:name="ZOTERO_BREF_UXPs8TMvYRezXF0k250jR"/>
      <w:bookmarkEnd w:id="38"/>
      <w:r>
        <w:rPr>
          <w:rFonts w:ascii="Times New Roman" w:hAnsi="Times New Roman" w:cs="Times New Roman"/>
          <w:color w:val="000000"/>
          <w:sz w:val="24"/>
          <w:szCs w:val="24"/>
        </w:rPr>
        <w:t xml:space="preserve">(e.g., see the review of </w:t>
      </w:r>
      <w:r>
        <w:rPr>
          <w:i/>
        </w:rPr>
        <w:t>5</w:t>
      </w:r>
      <w:r>
        <w:t>)</w:t>
      </w:r>
      <w:bookmarkEnd w:id="39"/>
      <w:bookmarkEnd w:id="40"/>
      <w:r>
        <w:rPr>
          <w:rFonts w:ascii="Times New Roman" w:hAnsi="Times New Roman" w:cs="Times New Roman"/>
          <w:color w:val="000000"/>
          <w:sz w:val="24"/>
          <w:szCs w:val="24"/>
        </w:rPr>
        <w:t xml:space="preserve">. These materials are central to the Earth and material sciences: they form the liquid part of magmas, with melt viscosity directly determining whether volcanic eruptions have effusive or explosive character </w:t>
      </w:r>
      <w:bookmarkStart w:id="41" w:name="__UnoMark__29085_998215430"/>
      <w:bookmarkStart w:id="42" w:name="__UnoMark__32746_998215430"/>
      <w:bookmarkStart w:id="43" w:name="__UnoMark__33742_998215430"/>
      <w:bookmarkStart w:id="44" w:name="__UnoMark__23902_2551971298"/>
      <w:bookmarkStart w:id="45" w:name="__UnoMark__31472_998215430"/>
      <w:bookmarkStart w:id="46" w:name="__UnoMark__24085_2551971298"/>
      <w:bookmarkStart w:id="47" w:name="__UnoMark__33626_998215430"/>
      <w:bookmarkStart w:id="48" w:name="__UnoMark__24200_2551971298"/>
      <w:bookmarkStart w:id="49" w:name="__UnoMark__1282_1826520858"/>
      <w:bookmarkStart w:id="50" w:name="__UnoMark__31294_998215430"/>
      <w:bookmarkStart w:id="51" w:name="__UnoMark__32568_998215430"/>
      <w:bookmarkStart w:id="52" w:name="ZOTERO_BREF_mjKlb4z67jsYyaXraXuub"/>
      <w:bookmarkEnd w:id="41"/>
      <w:r>
        <w:rPr>
          <w:rFonts w:ascii="Times New Roman" w:hAnsi="Times New Roman"/>
          <w:sz w:val="24"/>
          <w:szCs w:val="24"/>
        </w:rPr>
        <w:t>(</w:t>
      </w:r>
      <w:r>
        <w:rPr>
          <w:i/>
        </w:rPr>
        <w:t>6</w:t>
      </w:r>
      <w:r>
        <w:t>)</w:t>
      </w:r>
      <w:bookmarkEnd w:id="42"/>
      <w:bookmarkEnd w:id="43"/>
      <w:bookmarkEnd w:id="44"/>
      <w:bookmarkEnd w:id="45"/>
      <w:bookmarkEnd w:id="46"/>
      <w:bookmarkEnd w:id="47"/>
      <w:bookmarkEnd w:id="48"/>
      <w:bookmarkEnd w:id="49"/>
      <w:bookmarkEnd w:id="50"/>
      <w:bookmarkEnd w:id="51"/>
      <w:bookmarkEnd w:id="52"/>
      <w:r>
        <w:rPr>
          <w:rFonts w:ascii="Times New Roman" w:hAnsi="Times New Roman"/>
          <w:sz w:val="24"/>
          <w:szCs w:val="24"/>
        </w:rPr>
        <w:t xml:space="preserve">, and, as glasses, they are so important to modern technology and life that we could be said to be living in The Glass Age </w:t>
      </w:r>
      <w:bookmarkStart w:id="53" w:name="__UnoMark__29125_998215430"/>
      <w:bookmarkStart w:id="54" w:name="__UnoMark__24201_2551971298"/>
      <w:bookmarkStart w:id="55" w:name="__UnoMark__31295_998215430"/>
      <w:bookmarkStart w:id="56" w:name="__UnoMark__31473_998215430"/>
      <w:bookmarkStart w:id="57" w:name="__UnoMark__1283_1826520858"/>
      <w:bookmarkStart w:id="58" w:name="__UnoMark__24086_2551971298"/>
      <w:bookmarkStart w:id="59" w:name="__UnoMark__32569_998215430"/>
      <w:bookmarkStart w:id="60" w:name="__UnoMark__23903_2551971298"/>
      <w:bookmarkStart w:id="61" w:name="__UnoMark__32747_998215430"/>
      <w:bookmarkStart w:id="62" w:name="ZOTERO_BREF_pLstwxLRQUkL"/>
      <w:bookmarkStart w:id="63" w:name="__UnoMark__33743_998215430"/>
      <w:bookmarkStart w:id="64" w:name="__UnoMark__33627_998215430"/>
      <w:bookmarkEnd w:id="53"/>
      <w:r>
        <w:rPr>
          <w:rFonts w:ascii="Times New Roman" w:hAnsi="Times New Roman"/>
          <w:sz w:val="24"/>
          <w:szCs w:val="24"/>
        </w:rPr>
        <w:t>(</w:t>
      </w:r>
      <w:r>
        <w:rPr>
          <w:i/>
        </w:rPr>
        <w:t>7</w:t>
      </w:r>
      <w:r>
        <w:t>)</w:t>
      </w:r>
      <w:bookmarkEnd w:id="54"/>
      <w:bookmarkEnd w:id="55"/>
      <w:bookmarkEnd w:id="56"/>
      <w:bookmarkEnd w:id="57"/>
      <w:bookmarkEnd w:id="58"/>
      <w:bookmarkEnd w:id="59"/>
      <w:bookmarkEnd w:id="60"/>
      <w:bookmarkEnd w:id="61"/>
      <w:bookmarkEnd w:id="62"/>
      <w:bookmarkEnd w:id="63"/>
      <w:bookmarkEnd w:id="64"/>
      <w:r>
        <w:rPr>
          <w:rFonts w:ascii="Times New Roman" w:hAnsi="Times New Roman"/>
          <w:sz w:val="24"/>
          <w:szCs w:val="24"/>
        </w:rPr>
        <w:t>.</w:t>
      </w:r>
      <w:r>
        <w:rPr>
          <w:rFonts w:ascii="Times New Roman" w:hAnsi="Times New Roman"/>
        </w:rPr>
        <w:t xml:space="preserve"> </w:t>
      </w:r>
      <w:r>
        <w:rPr>
          <w:rFonts w:ascii="Times New Roman" w:hAnsi="Times New Roman" w:cs="Times New Roman"/>
          <w:color w:val="000000"/>
          <w:sz w:val="24"/>
          <w:szCs w:val="24"/>
        </w:rPr>
        <w:t xml:space="preserve">A number of different theories exist that attempt to connect the structure of these melts to their properties. These often involve variables that are either difficult or </w:t>
      </w:r>
      <w:r>
        <w:rPr>
          <w:rFonts w:ascii="Times New Roman" w:hAnsi="Times New Roman" w:cs="Times New Roman"/>
          <w:color w:val="000000"/>
          <w:sz w:val="24"/>
          <w:szCs w:val="24"/>
        </w:rPr>
        <w:lastRenderedPageBreak/>
        <w:t xml:space="preserve">impossible to measure directly, such as the glass configurational entropy </w:t>
      </w:r>
      <w:proofErr w:type="spellStart"/>
      <w:r>
        <w:rPr>
          <w:rFonts w:ascii="Times New Roman" w:hAnsi="Times New Roman" w:cs="Times New Roman"/>
          <w:i/>
          <w:iCs/>
          <w:color w:val="000000"/>
          <w:sz w:val="24"/>
          <w:szCs w:val="24"/>
        </w:rPr>
        <w:t>S</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In this publication, we employ a deep neural network to represent such variables within the physical </w:t>
      </w:r>
      <w:proofErr w:type="gramStart"/>
      <w:r>
        <w:rPr>
          <w:rFonts w:ascii="Times New Roman" w:hAnsi="Times New Roman" w:cs="Times New Roman"/>
          <w:color w:val="000000"/>
          <w:sz w:val="24"/>
          <w:szCs w:val="24"/>
        </w:rPr>
        <w:t>theory, and</w:t>
      </w:r>
      <w:proofErr w:type="gramEnd"/>
      <w:r>
        <w:rPr>
          <w:rFonts w:ascii="Times New Roman" w:hAnsi="Times New Roman" w:cs="Times New Roman"/>
          <w:color w:val="000000"/>
          <w:sz w:val="24"/>
          <w:szCs w:val="24"/>
        </w:rPr>
        <w:t xml:space="preserve"> use this to infer their relationship to composition. For simplicity, we focus on compositions in the K</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O-Na</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O-Al</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w:t>
      </w:r>
      <w:r>
        <w:rPr>
          <w:rFonts w:ascii="Times New Roman" w:hAnsi="Times New Roman" w:cs="Times New Roman"/>
          <w:color w:val="000000"/>
          <w:sz w:val="24"/>
          <w:szCs w:val="24"/>
          <w:vertAlign w:val="subscript"/>
        </w:rPr>
        <w:t>3</w:t>
      </w:r>
      <w:r>
        <w:rPr>
          <w:rFonts w:ascii="Times New Roman" w:hAnsi="Times New Roman" w:cs="Times New Roman"/>
          <w:color w:val="000000"/>
          <w:sz w:val="24"/>
          <w:szCs w:val="24"/>
        </w:rPr>
        <w:t>-SiO</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xml:space="preserve"> system, as a fairly complete (albeit sparse) dataset is available </w:t>
      </w:r>
      <w:bookmarkStart w:id="65" w:name="__UnoMark__23904_2551971298"/>
      <w:bookmarkStart w:id="66" w:name="__UnoMark__31296_998215430"/>
      <w:bookmarkStart w:id="67" w:name="__UnoMark__24087_2551971298"/>
      <w:bookmarkStart w:id="68" w:name="__UnoMark__32570_998215430"/>
      <w:bookmarkStart w:id="69" w:name="__UnoMark__31474_998215430"/>
      <w:bookmarkStart w:id="70" w:name="ZOTERO_BREF_kAiWD6NmzwRD"/>
      <w:bookmarkStart w:id="71" w:name="__UnoMark__1284_1826520858"/>
      <w:bookmarkStart w:id="72" w:name="__UnoMark__33628_998215430"/>
      <w:bookmarkStart w:id="73" w:name="__UnoMark__24202_2551971298"/>
      <w:bookmarkStart w:id="74" w:name="__UnoMark__33744_998215430"/>
      <w:bookmarkStart w:id="75" w:name="__UnoMark__32748_998215430"/>
      <w:r>
        <w:rPr>
          <w:rFonts w:ascii="Times New Roman" w:hAnsi="Times New Roman" w:cs="Times New Roman"/>
          <w:color w:val="000000"/>
          <w:szCs w:val="24"/>
        </w:rPr>
        <w:t>(</w:t>
      </w:r>
      <w:bookmarkEnd w:id="65"/>
      <w:bookmarkEnd w:id="66"/>
      <w:bookmarkEnd w:id="67"/>
      <w:bookmarkEnd w:id="68"/>
      <w:bookmarkEnd w:id="69"/>
      <w:bookmarkEnd w:id="70"/>
      <w:bookmarkEnd w:id="71"/>
      <w:bookmarkEnd w:id="72"/>
      <w:bookmarkEnd w:id="73"/>
      <w:bookmarkEnd w:id="74"/>
      <w:bookmarkEnd w:id="75"/>
      <w:r>
        <w:rPr>
          <w:rFonts w:ascii="Times New Roman" w:hAnsi="Times New Roman" w:cs="Times New Roman"/>
          <w:color w:val="000000"/>
          <w:szCs w:val="24"/>
        </w:rPr>
        <w:t>Fig. S1)</w:t>
      </w:r>
      <w:r>
        <w:rPr>
          <w:rFonts w:ascii="Times New Roman" w:hAnsi="Times New Roman" w:cs="Times New Roman"/>
          <w:color w:val="000000"/>
          <w:sz w:val="24"/>
          <w:szCs w:val="24"/>
        </w:rPr>
        <w:t>.</w:t>
      </w:r>
    </w:p>
    <w:p w14:paraId="66B32022" w14:textId="77777777" w:rsidR="001502D2" w:rsidRDefault="001502D2">
      <w:pPr>
        <w:pStyle w:val="PreformattedText"/>
        <w:rPr>
          <w:rFonts w:ascii="Times New Roman" w:hAnsi="Times New Roman" w:cs="Times New Roman"/>
          <w:color w:val="000000"/>
          <w:sz w:val="24"/>
          <w:szCs w:val="24"/>
        </w:rPr>
      </w:pPr>
    </w:p>
    <w:p w14:paraId="00E4A9DD" w14:textId="77777777" w:rsidR="001502D2" w:rsidRDefault="00CD6953">
      <w:pPr>
        <w:pStyle w:val="PreformattedText"/>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is a vast landscape of theories (and their associated set of equations) describing the viscous flow of liquids, supported by different arguments depending on use case </w:t>
      </w:r>
      <w:bookmarkStart w:id="76" w:name="__UnoMark__29293_998215430"/>
      <w:bookmarkStart w:id="77" w:name="__UnoMark__31299_998215430"/>
      <w:bookmarkStart w:id="78" w:name="__UnoMark__32573_998215430"/>
      <w:bookmarkStart w:id="79" w:name="__UnoMark__24090_2551971298"/>
      <w:bookmarkStart w:id="80" w:name="__UnoMark__32751_998215430"/>
      <w:bookmarkStart w:id="81" w:name="__UnoMark__1287_1826520858"/>
      <w:bookmarkStart w:id="82" w:name="__UnoMark__23907_2551971298"/>
      <w:bookmarkStart w:id="83" w:name="__UnoMark__33631_998215430"/>
      <w:bookmarkStart w:id="84" w:name="__UnoMark__33747_998215430"/>
      <w:bookmarkStart w:id="85" w:name="ZOTERO_BREF_vRFKAwnVsnBSq0N6Va0a4"/>
      <w:bookmarkStart w:id="86" w:name="__UnoMark__24205_2551971298"/>
      <w:bookmarkStart w:id="87" w:name="__UnoMark__31477_998215430"/>
      <w:bookmarkEnd w:id="76"/>
      <w:r>
        <w:rPr>
          <w:rFonts w:ascii="Times New Roman" w:hAnsi="Times New Roman"/>
        </w:rPr>
        <w:t xml:space="preserve">(e.g. </w:t>
      </w:r>
      <w:r>
        <w:rPr>
          <w:i/>
        </w:rPr>
        <w:t>11</w:t>
      </w:r>
      <w:r>
        <w:t>)</w:t>
      </w:r>
      <w:bookmarkEnd w:id="77"/>
      <w:bookmarkEnd w:id="78"/>
      <w:bookmarkEnd w:id="79"/>
      <w:bookmarkEnd w:id="80"/>
      <w:bookmarkEnd w:id="81"/>
      <w:bookmarkEnd w:id="82"/>
      <w:bookmarkEnd w:id="83"/>
      <w:bookmarkEnd w:id="84"/>
      <w:bookmarkEnd w:id="85"/>
      <w:bookmarkEnd w:id="86"/>
      <w:bookmarkEnd w:id="87"/>
      <w:r>
        <w:rPr>
          <w:rFonts w:ascii="Times New Roman" w:hAnsi="Times New Roman"/>
        </w:rPr>
        <w:t xml:space="preserve">. </w:t>
      </w:r>
      <w:r>
        <w:rPr>
          <w:rFonts w:ascii="Times New Roman" w:hAnsi="Times New Roman" w:cs="Times New Roman"/>
          <w:color w:val="000000"/>
          <w:sz w:val="24"/>
          <w:szCs w:val="24"/>
        </w:rPr>
        <w:t>Within each theory, viscosity is modelled as dependent on a certain subset of the melt’s physical properties. For example, the Adam-Gibbs model (8) represents the viscosity (</w:t>
      </w:r>
      <w:r>
        <w:rPr>
          <w:rFonts w:ascii="Symbol" w:hAnsi="Symbol" w:cs="Times New Roman"/>
          <w:color w:val="000000"/>
          <w:sz w:val="24"/>
          <w:szCs w:val="24"/>
        </w:rPr>
        <w:t></w:t>
      </w:r>
      <w:r>
        <w:rPr>
          <w:rFonts w:ascii="Times New Roman" w:hAnsi="Times New Roman" w:cs="Times New Roman"/>
          <w:color w:val="000000"/>
          <w:sz w:val="24"/>
          <w:szCs w:val="24"/>
        </w:rPr>
        <w:t>) as a function of temperature (</w:t>
      </w:r>
      <w:r>
        <w:rPr>
          <w:rFonts w:ascii="Times New Roman" w:hAnsi="Times New Roman" w:cs="Times New Roman"/>
          <w:i/>
          <w:color w:val="000000"/>
          <w:sz w:val="24"/>
          <w:szCs w:val="24"/>
        </w:rPr>
        <w:t>T</w:t>
      </w:r>
      <w:r>
        <w:rPr>
          <w:rFonts w:ascii="Times New Roman" w:hAnsi="Times New Roman" w:cs="Times New Roman"/>
          <w:color w:val="000000"/>
          <w:sz w:val="24"/>
          <w:szCs w:val="24"/>
        </w:rPr>
        <w:t>) and composition (</w:t>
      </w:r>
      <w:r>
        <w:rPr>
          <w:rFonts w:ascii="Times New Roman" w:hAnsi="Times New Roman" w:cs="Times New Roman"/>
          <w:i/>
          <w:color w:val="000000"/>
          <w:sz w:val="24"/>
          <w:szCs w:val="24"/>
        </w:rPr>
        <w:t>x</w:t>
      </w:r>
      <w:r>
        <w:rPr>
          <w:rFonts w:ascii="Times New Roman" w:hAnsi="Times New Roman" w:cs="Times New Roman"/>
          <w:color w:val="000000"/>
          <w:sz w:val="24"/>
          <w:szCs w:val="24"/>
        </w:rPr>
        <w:t>)</w:t>
      </w:r>
    </w:p>
    <w:p w14:paraId="5F552E98" w14:textId="77777777" w:rsidR="00BA7064" w:rsidRPr="00BA7064" w:rsidRDefault="00BA7064" w:rsidP="00BA7064">
      <w:pPr>
        <w:pStyle w:val="PreformattedText"/>
        <w:tabs>
          <w:tab w:val="left" w:pos="8222"/>
        </w:tabs>
      </w:pPr>
      <m:oMath>
        <m:r>
          <w:rPr>
            <w:rFonts w:ascii="Cambria Math" w:hAnsi="Cambria Math"/>
          </w:rPr>
          <m:t>logη</m:t>
        </m:r>
        <m:d>
          <m:dPr>
            <m:ctrlPr>
              <w:rPr>
                <w:rFonts w:ascii="Cambria Math" w:hAnsi="Cambria Math"/>
              </w:rPr>
            </m:ctrlPr>
          </m:dPr>
          <m:e>
            <m:r>
              <w:rPr>
                <w:rFonts w:ascii="Cambria Math" w:hAnsi="Cambria Math"/>
              </w:rPr>
              <m:t>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e</m:t>
                </m:r>
              </m:sub>
            </m:sSub>
            <m:d>
              <m:dPr>
                <m:ctrlPr>
                  <w:rPr>
                    <w:rFonts w:ascii="Cambria Math" w:hAnsi="Cambria Math"/>
                  </w:rPr>
                </m:ctrlPr>
              </m:dPr>
              <m:e>
                <m:r>
                  <w:rPr>
                    <w:rFonts w:ascii="Cambria Math" w:hAnsi="Cambria Math"/>
                  </w:rPr>
                  <m:t>x</m:t>
                </m:r>
              </m:e>
            </m:d>
          </m:num>
          <m:den>
            <m:r>
              <w:rPr>
                <w:rFonts w:ascii="Cambria Math" w:hAnsi="Cambria Math"/>
              </w:rPr>
              <m:t>T</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conf</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,x</m:t>
                    </m:r>
                  </m:e>
                </m:d>
                <m:r>
                  <w:rPr>
                    <w:rFonts w:ascii="Cambria Math" w:hAnsi="Cambria Math"/>
                  </w:rPr>
                  <m:t>+</m:t>
                </m:r>
                <m:nary>
                  <m:naryPr>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g</m:t>
                        </m:r>
                      </m:sub>
                    </m:sSub>
                  </m:sub>
                  <m:sup>
                    <m:r>
                      <w:rPr>
                        <w:rFonts w:ascii="Cambria Math" w:hAnsi="Cambria Math"/>
                      </w:rPr>
                      <m:t>T</m:t>
                    </m:r>
                  </m:sup>
                  <m:e>
                    <m:f>
                      <m:fPr>
                        <m:type m:val="lin"/>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p</m:t>
                            </m:r>
                          </m:sub>
                          <m:sup>
                            <m:r>
                              <w:rPr>
                                <w:rFonts w:ascii="Cambria Math" w:hAnsi="Cambria Math"/>
                              </w:rPr>
                              <m:t>conf</m:t>
                            </m:r>
                          </m:sup>
                        </m:sSubSup>
                        <m:d>
                          <m:dPr>
                            <m:ctrlPr>
                              <w:rPr>
                                <w:rFonts w:ascii="Cambria Math" w:hAnsi="Cambria Math"/>
                              </w:rPr>
                            </m:ctrlPr>
                          </m:dPr>
                          <m:e>
                            <m:r>
                              <w:rPr>
                                <w:rFonts w:ascii="Cambria Math" w:hAnsi="Cambria Math"/>
                              </w:rPr>
                              <m:t>x</m:t>
                            </m:r>
                          </m:e>
                        </m:d>
                      </m:num>
                      <m:den>
                        <m:r>
                          <w:rPr>
                            <w:rFonts w:ascii="Cambria Math" w:hAnsi="Cambria Math"/>
                          </w:rPr>
                          <m:t>TdT</m:t>
                        </m:r>
                      </m:den>
                    </m:f>
                  </m:e>
                </m:nary>
              </m:e>
            </m:d>
          </m:den>
        </m:f>
      </m:oMath>
      <w:r>
        <w:rPr>
          <w:rFonts w:ascii="Times New Roman" w:hAnsi="Times New Roman" w:cs="Times New Roman"/>
          <w:color w:val="000000"/>
          <w:sz w:val="24"/>
          <w:szCs w:val="24"/>
        </w:rPr>
        <w:t xml:space="preserve"> , </w:t>
      </w:r>
      <w:r>
        <w:rPr>
          <w:rFonts w:ascii="Times New Roman" w:hAnsi="Times New Roman" w:cs="Times New Roman"/>
          <w:color w:val="000000"/>
          <w:sz w:val="24"/>
          <w:szCs w:val="24"/>
        </w:rPr>
        <w:tab/>
        <w:t>(1)</w:t>
      </w:r>
    </w:p>
    <w:p w14:paraId="61E9569C" w14:textId="77777777" w:rsidR="001502D2" w:rsidRDefault="00CD6953">
      <w:pPr>
        <w:pStyle w:val="PreformattedText"/>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w:t>
      </w:r>
      <w:r w:rsidR="00BA7064">
        <w:rPr>
          <w:rFonts w:ascii="Times New Roman" w:hAnsi="Times New Roman" w:cs="Times New Roman"/>
          <w:i/>
          <w:iCs/>
          <w:color w:val="000000"/>
          <w:sz w:val="24"/>
          <w:szCs w:val="24"/>
        </w:rPr>
        <w:t>A</w:t>
      </w:r>
      <w:r w:rsidR="00BA7064">
        <w:rPr>
          <w:rFonts w:ascii="Times New Roman" w:hAnsi="Times New Roman" w:cs="Times New Roman"/>
          <w:i/>
          <w:iCs/>
          <w:color w:val="000000"/>
          <w:sz w:val="24"/>
          <w:szCs w:val="24"/>
          <w:vertAlign w:val="subscript"/>
        </w:rPr>
        <w:t>e</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represents the </w:t>
      </w:r>
      <w:proofErr w:type="spellStart"/>
      <w:r>
        <w:rPr>
          <w:rFonts w:ascii="Times New Roman" w:hAnsi="Times New Roman" w:cs="Times New Roman"/>
          <w:color w:val="000000"/>
          <w:sz w:val="24"/>
          <w:szCs w:val="24"/>
        </w:rPr>
        <w:t>behaviour</w:t>
      </w:r>
      <w:proofErr w:type="spellEnd"/>
      <w:r>
        <w:rPr>
          <w:rFonts w:ascii="Times New Roman" w:hAnsi="Times New Roman" w:cs="Times New Roman"/>
          <w:color w:val="000000"/>
          <w:sz w:val="24"/>
          <w:szCs w:val="24"/>
        </w:rPr>
        <w:t xml:space="preserve"> in the high-temperature limit, </w:t>
      </w:r>
      <m:oMath>
        <m:sSub>
          <m:sSubPr>
            <m:ctrlPr>
              <w:rPr>
                <w:rFonts w:ascii="Cambria Math" w:hAnsi="Cambria Math"/>
              </w:rPr>
            </m:ctrlPr>
          </m:sSubPr>
          <m:e>
            <m:r>
              <w:rPr>
                <w:rFonts w:ascii="Cambria Math" w:hAnsi="Cambria Math"/>
              </w:rPr>
              <m:t>B</m:t>
            </m:r>
          </m:e>
          <m:sub>
            <m:r>
              <w:rPr>
                <w:rFonts w:ascii="Cambria Math" w:hAnsi="Cambria Math"/>
              </w:rPr>
              <m:t>e</m:t>
            </m:r>
          </m:sub>
        </m:sSub>
      </m:oMath>
      <w:r>
        <w:rPr>
          <w:rFonts w:ascii="Times New Roman" w:hAnsi="Times New Roman" w:cs="Times New Roman"/>
          <w:color w:val="000000"/>
          <w:sz w:val="24"/>
          <w:szCs w:val="24"/>
        </w:rPr>
        <w:t xml:space="preserve"> is a term proportional to the to the energy barriers opposed to the cooperative molecular re-arrangements of melt structure upon viscous flow, </w:t>
      </w:r>
      <w:proofErr w:type="spellStart"/>
      <w:r>
        <w:rPr>
          <w:rFonts w:ascii="Times New Roman" w:hAnsi="Times New Roman" w:cs="Times New Roman"/>
          <w:i/>
          <w:iCs/>
          <w:color w:val="000000"/>
          <w:sz w:val="24"/>
          <w:szCs w:val="24"/>
        </w:rPr>
        <w:t>S</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i/>
          <w:iCs/>
          <w:color w:val="000000"/>
          <w:sz w:val="24"/>
          <w:szCs w:val="24"/>
        </w:rPr>
        <w:t>C</w:t>
      </w:r>
      <w:r>
        <w:rPr>
          <w:rFonts w:ascii="Times New Roman" w:hAnsi="Times New Roman" w:cs="Times New Roman"/>
          <w:i/>
          <w:iCs/>
          <w:color w:val="000000"/>
          <w:sz w:val="24"/>
          <w:szCs w:val="24"/>
          <w:vertAlign w:val="subscript"/>
        </w:rPr>
        <w:t>p</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are the melt configurational entropy and heat capacity respectively, and </w:t>
      </w:r>
      <w:proofErr w:type="spellStart"/>
      <w:r>
        <w:rPr>
          <w:rFonts w:ascii="Times New Roman" w:hAnsi="Times New Roman" w:cs="Times New Roman"/>
          <w:i/>
          <w:iCs/>
          <w:color w:val="000000"/>
          <w:sz w:val="24"/>
          <w:szCs w:val="24"/>
        </w:rPr>
        <w:t>T</w:t>
      </w:r>
      <w:r>
        <w:rPr>
          <w:rFonts w:ascii="Times New Roman" w:hAnsi="Times New Roman" w:cs="Times New Roman"/>
          <w:i/>
          <w:iCs/>
          <w:color w:val="000000"/>
          <w:sz w:val="24"/>
          <w:szCs w:val="24"/>
          <w:vertAlign w:val="subscript"/>
        </w:rPr>
        <w:t>g</w:t>
      </w:r>
      <w:proofErr w:type="spellEnd"/>
      <w:r>
        <w:rPr>
          <w:rFonts w:ascii="Times New Roman" w:hAnsi="Times New Roman" w:cs="Times New Roman"/>
          <w:color w:val="000000"/>
          <w:sz w:val="24"/>
          <w:szCs w:val="24"/>
        </w:rPr>
        <w:t xml:space="preserve"> is the melt glass transition temperature. Alternatively, one might adopt the MYEGA model, which gives the relationship as</w:t>
      </w:r>
    </w:p>
    <w:p w14:paraId="4FAC785C" w14:textId="77777777" w:rsidR="001502D2" w:rsidRDefault="00CD6953">
      <w:pPr>
        <w:pStyle w:val="PreformattedText"/>
        <w:rPr>
          <w:ins w:id="88" w:author="Microsoft Office User" w:date="2020-03-26T12:21:00Z"/>
          <w:rFonts w:ascii="Times New Roman" w:hAnsi="Times New Roman" w:cs="Times New Roman"/>
          <w:color w:val="000000"/>
          <w:sz w:val="24"/>
          <w:szCs w:val="24"/>
        </w:rPr>
      </w:pPr>
      <m:oMath>
        <m:r>
          <w:rPr>
            <w:rFonts w:ascii="Cambria Math" w:hAnsi="Cambria Math"/>
          </w:rPr>
          <m:t>log</m:t>
        </m:r>
        <m:sSub>
          <m:sSubPr>
            <m:ctrlPr>
              <w:rPr>
                <w:rFonts w:ascii="Cambria Math" w:hAnsi="Cambria Math"/>
              </w:rPr>
            </m:ctrlPr>
          </m:sSubPr>
          <m:e/>
          <m:sub/>
        </m:sSub>
        <m:d>
          <m:dPr>
            <m:ctrlPr>
              <w:rPr>
                <w:rFonts w:ascii="Cambria Math" w:hAnsi="Cambria Math"/>
              </w:rPr>
            </m:ctrlPr>
          </m:dPr>
          <m:e/>
        </m:d>
        <m:d>
          <m:dPr>
            <m:ctrlPr>
              <w:rPr>
                <w:rFonts w:ascii="Cambria Math" w:hAnsi="Cambria Math"/>
              </w:rPr>
            </m:ctrlPr>
          </m:dPr>
          <m:e>
            <m:sSub>
              <m:sSubPr>
                <m:ctrlPr>
                  <w:rPr>
                    <w:rFonts w:ascii="Cambria Math" w:hAnsi="Cambria Math"/>
                  </w:rPr>
                </m:ctrlPr>
              </m:sSubPr>
              <m:e/>
              <m:sub/>
            </m:sSub>
          </m:e>
        </m:d>
        <m:f>
          <m:fPr>
            <m:ctrlPr>
              <w:rPr>
                <w:rFonts w:ascii="Cambria Math" w:hAnsi="Cambria Math"/>
              </w:rPr>
            </m:ctrlPr>
          </m:fPr>
          <m:num>
            <m:sSub>
              <m:sSubPr>
                <m:ctrlPr>
                  <w:rPr>
                    <w:rFonts w:ascii="Cambria Math" w:hAnsi="Cambria Math"/>
                  </w:rPr>
                </m:ctrlPr>
              </m:sSubPr>
              <m:e/>
              <m:sub/>
            </m:sSub>
          </m:num>
          <m:den/>
        </m:f>
        <m:r>
          <w:rPr>
            <w:rFonts w:ascii="Cambria Math" w:hAnsi="Cambria Math"/>
          </w:rPr>
          <m:t>exp</m:t>
        </m:r>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den>
                    <m:sSub>
                      <m:sSubPr>
                        <m:ctrlPr>
                          <w:rPr>
                            <w:rFonts w:ascii="Cambria Math" w:hAnsi="Cambria Math"/>
                          </w:rPr>
                        </m:ctrlPr>
                      </m:sSubPr>
                      <m:e/>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sub/>
                    </m:sSub>
                  </m:num>
                  <m:den/>
                </m:f>
              </m:e>
            </m:d>
          </m:e>
        </m:d>
      </m:oMath>
      <w:ins w:id="89" w:author="Microsoft Office User" w:date="2020-03-27T12:21:00Z">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ins>
      <w:del w:id="90" w:author="Microsoft Office User" w:date="2020-03-27T12:21:00Z">
        <w:r>
          <w:rPr>
            <w:rFonts w:ascii="Times New Roman" w:hAnsi="Times New Roman" w:cs="Times New Roman"/>
            <w:color w:val="000000"/>
            <w:sz w:val="24"/>
            <w:szCs w:val="24"/>
          </w:rPr>
          <w:br/>
        </w:r>
      </w:del>
      <w:ins w:id="91" w:author="Microsoft Office User" w:date="2020-03-27T12:20:00Z">
        <w:r>
          <w:rPr>
            <w:rFonts w:ascii="Times New Roman" w:hAnsi="Times New Roman" w:cs="Times New Roman"/>
            <w:color w:val="000000"/>
            <w:sz w:val="24"/>
            <w:szCs w:val="24"/>
          </w:rPr>
          <w:t>(2)</w:t>
        </w:r>
      </w:ins>
    </w:p>
    <w:p w14:paraId="26924B86" w14:textId="77777777" w:rsidR="001502D2" w:rsidRDefault="00CD6953">
      <w:pPr>
        <w:pStyle w:val="PreformattedText"/>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w:t>
      </w:r>
      <m:oMath>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and </w:t>
      </w:r>
      <m:oMath>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are defined as before, and where </w:t>
      </w:r>
      <m:oMath>
        <m:r>
          <w:rPr>
            <w:rFonts w:ascii="Cambria Math" w:hAnsi="Cambria Math"/>
          </w:rPr>
          <m:t>m</m:t>
        </m:r>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represents the glass fragility. Many </w:t>
      </w:r>
      <w:r>
        <w:rPr>
          <w:rFonts w:ascii="Times New Roman" w:hAnsi="Times New Roman" w:cs="Times New Roman"/>
          <w:color w:val="000000"/>
          <w:sz w:val="24"/>
          <w:szCs w:val="24"/>
        </w:rPr>
        <w:t xml:space="preserve">other models may also be found in the literature, and a few are given in the Supplementary Material. </w:t>
      </w:r>
    </w:p>
    <w:p w14:paraId="55680EF2" w14:textId="77777777" w:rsidR="001502D2" w:rsidRDefault="001502D2">
      <w:pPr>
        <w:pStyle w:val="PreformattedText"/>
        <w:rPr>
          <w:rFonts w:ascii="Times New Roman" w:hAnsi="Times New Roman" w:cs="Times New Roman"/>
          <w:color w:val="000000"/>
          <w:sz w:val="24"/>
          <w:szCs w:val="24"/>
        </w:rPr>
      </w:pPr>
    </w:p>
    <w:p w14:paraId="14124DC2" w14:textId="77777777" w:rsidR="001502D2" w:rsidRDefault="00CD6953">
      <w:pPr>
        <w:pStyle w:val="PreformattedTex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 order to make use of any of these models, it is necessary to determine values for the composition-dependent physical parameters such as </w:t>
      </w:r>
      <m:oMath>
        <m:sSup>
          <m:sSupPr>
            <m:ctrlPr>
              <w:rPr>
                <w:rFonts w:ascii="Cambria Math" w:hAnsi="Cambria Math"/>
              </w:rPr>
            </m:ctrlPr>
          </m:sSupPr>
          <m:e>
            <m:r>
              <w:rPr>
                <w:rFonts w:ascii="Cambria Math" w:hAnsi="Cambria Math"/>
              </w:rPr>
              <m:t>S</m:t>
            </m:r>
          </m:e>
          <m:sup>
            <m:r>
              <w:rPr>
                <w:rFonts w:ascii="Cambria Math" w:hAnsi="Cambria Math"/>
              </w:rPr>
              <m:t>conf</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,x</m:t>
            </m:r>
          </m:e>
        </m:d>
      </m:oMath>
      <w:r>
        <w:rPr>
          <w:rFonts w:ascii="Times New Roman" w:hAnsi="Times New Roman" w:cs="Times New Roman"/>
          <w:color w:val="000000"/>
          <w:sz w:val="24"/>
          <w:szCs w:val="24"/>
        </w:rPr>
        <w:t xml:space="preserve"> and </w:t>
      </w:r>
      <m:oMath>
        <m:sSub>
          <m:sSubPr>
            <m:ctrlPr>
              <w:rPr>
                <w:rFonts w:ascii="Cambria Math" w:hAnsi="Cambria Math"/>
              </w:rPr>
            </m:ctrlPr>
          </m:sSubPr>
          <m:e>
            <m:r>
              <w:rPr>
                <w:rFonts w:ascii="Cambria Math" w:hAnsi="Cambria Math"/>
              </w:rPr>
              <m:t>T</m:t>
            </m:r>
          </m:e>
          <m:sub>
            <m:r>
              <w:rPr>
                <w:rFonts w:ascii="Cambria Math" w:hAnsi="Cambria Math"/>
              </w:rPr>
              <m:t>g</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However, in many cases these are difficult to measure directly; instead, they must be inferred by fitting the viscosity model to experimental observations. This brings its own disadvantages: the value </w:t>
      </w:r>
      <w:commentRangeStart w:id="92"/>
      <w:r>
        <w:rPr>
          <w:rFonts w:ascii="Times New Roman" w:hAnsi="Times New Roman" w:cs="Times New Roman"/>
          <w:color w:val="000000"/>
          <w:sz w:val="24"/>
          <w:szCs w:val="24"/>
        </w:rPr>
        <w:t xml:space="preserve">for </w:t>
      </w:r>
      <m:oMath>
        <m:sSub>
          <m:sSubPr>
            <m:ctrlPr>
              <w:rPr>
                <w:rFonts w:ascii="Cambria Math" w:hAnsi="Cambria Math"/>
              </w:rPr>
            </m:ctrlPr>
          </m:sSubPr>
          <m:e/>
          <m:sub/>
        </m:sSub>
        <m:d>
          <m:dPr>
            <m:ctrlPr>
              <w:rPr>
                <w:rFonts w:ascii="Cambria Math" w:hAnsi="Cambria Math"/>
              </w:rPr>
            </m:ctrlPr>
          </m:dPr>
          <m:e/>
        </m:d>
      </m:oMath>
      <w:ins w:id="93" w:author="Microsoft Office User" w:date="2020-03-27T11:01:00Z">
        <w:r>
          <w:rPr>
            <w:rFonts w:ascii="Times New Roman" w:hAnsi="Times New Roman" w:cs="Times New Roman"/>
            <w:color w:val="000000"/>
            <w:sz w:val="24"/>
            <w:szCs w:val="24"/>
          </w:rPr>
          <w:t xml:space="preserve"> </w:t>
        </w:r>
      </w:ins>
      <w:commentRangeEnd w:id="92"/>
      <w:r w:rsidR="0018411C">
        <w:rPr>
          <w:rStyle w:val="CommentReference"/>
          <w:rFonts w:ascii="Times New Roman" w:eastAsia="Times New Roman" w:hAnsi="Times New Roman" w:cs="Times New Roman"/>
        </w:rPr>
        <w:commentReference w:id="92"/>
      </w:r>
      <w:r>
        <w:rPr>
          <w:rFonts w:ascii="Times New Roman" w:hAnsi="Times New Roman" w:cs="Times New Roman"/>
          <w:color w:val="000000"/>
          <w:sz w:val="24"/>
          <w:szCs w:val="24"/>
        </w:rPr>
        <w:t xml:space="preserve">inferred using the Adam-Gibbs model may differ from that for obtained with the MYEGA model. Which is ‘correct’? Each of these models is built upon its own set of assumptions, and for some applications it may be evident that one choice is more appropriate than others. Often, however, there is no clear rationale for adopting one model instead of another; one simply requires good predictive performance (i.e., the ability to accurately forecast the viscosity of a melt given its composition and temperature). In such cases, it may be appropriate to employ trans-theoretical modeling, combining predictions from multiple theories in pursuit of better overall </w:t>
      </w:r>
      <w:proofErr w:type="spellStart"/>
      <w:r>
        <w:rPr>
          <w:rFonts w:ascii="Times New Roman" w:hAnsi="Times New Roman" w:cs="Times New Roman"/>
          <w:color w:val="000000"/>
          <w:sz w:val="24"/>
          <w:szCs w:val="24"/>
        </w:rPr>
        <w:t>behaviour</w:t>
      </w:r>
      <w:proofErr w:type="spellEnd"/>
      <w:r>
        <w:rPr>
          <w:rFonts w:ascii="Times New Roman" w:hAnsi="Times New Roman" w:cs="Times New Roman"/>
          <w:color w:val="000000"/>
          <w:sz w:val="24"/>
          <w:szCs w:val="24"/>
        </w:rPr>
        <w:t xml:space="preserve">. </w:t>
      </w:r>
    </w:p>
    <w:p w14:paraId="1D3DB7E9" w14:textId="77777777" w:rsidR="001502D2" w:rsidRDefault="001502D2">
      <w:pPr>
        <w:pStyle w:val="PreformattedText"/>
        <w:rPr>
          <w:rFonts w:ascii="Times New Roman" w:hAnsi="Times New Roman" w:cs="Times New Roman"/>
          <w:color w:val="000000"/>
          <w:sz w:val="24"/>
          <w:szCs w:val="24"/>
        </w:rPr>
      </w:pPr>
    </w:p>
    <w:p w14:paraId="63C53478" w14:textId="5D11F882" w:rsidR="001502D2" w:rsidRDefault="00CD6953">
      <w:pPr>
        <w:pStyle w:val="PreformattedText"/>
        <w:rPr>
          <w:rFonts w:ascii="Times New Roman" w:hAnsi="Times New Roman" w:cs="Times New Roman"/>
          <w:color w:val="000000"/>
          <w:sz w:val="24"/>
          <w:szCs w:val="24"/>
        </w:rPr>
      </w:pPr>
      <w:r>
        <w:rPr>
          <w:rFonts w:ascii="Times New Roman" w:hAnsi="Times New Roman" w:cs="Times New Roman"/>
          <w:color w:val="000000"/>
          <w:sz w:val="24"/>
          <w:szCs w:val="24"/>
        </w:rPr>
        <w:t>In this paper, we use a deep neural network to simultaneously predict the values of a variety of different physical properties of aluminosilicate melts, given information about composition</w:t>
      </w:r>
      <w:r w:rsidR="00690266">
        <w:rPr>
          <w:rFonts w:ascii="Times New Roman" w:hAnsi="Times New Roman" w:cs="Times New Roman"/>
          <w:color w:val="000000"/>
          <w:sz w:val="24"/>
          <w:szCs w:val="24"/>
        </w:rPr>
        <w:t xml:space="preserve"> (Fig. 1)</w:t>
      </w:r>
      <w:r>
        <w:rPr>
          <w:rFonts w:ascii="Times New Roman" w:hAnsi="Times New Roman" w:cs="Times New Roman"/>
          <w:color w:val="000000"/>
          <w:sz w:val="24"/>
          <w:szCs w:val="24"/>
        </w:rPr>
        <w:t xml:space="preserve">. The chosen physical properties are those required to predict viscosity within five theoretical frameworks: the Adam-Gibbs, MYEGA, </w:t>
      </w:r>
      <w:proofErr w:type="spellStart"/>
      <w:r>
        <w:rPr>
          <w:rFonts w:ascii="Times New Roman" w:hAnsi="Times New Roman" w:cs="Times New Roman"/>
          <w:color w:val="000000"/>
          <w:sz w:val="24"/>
          <w:szCs w:val="24"/>
        </w:rPr>
        <w:t>Avramov-Milchev</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Tamman</w:t>
      </w:r>
      <w:proofErr w:type="spellEnd"/>
      <w:r>
        <w:rPr>
          <w:rFonts w:ascii="Times New Roman" w:hAnsi="Times New Roman" w:cs="Times New Roman"/>
          <w:color w:val="000000"/>
          <w:sz w:val="24"/>
          <w:szCs w:val="24"/>
        </w:rPr>
        <w:t xml:space="preserve">-Vogel-Fulcher and free volume theories (see Supplementary Material). In addition, we predict three composition-dependent quantities that are readily observed experimentally: the </w:t>
      </w:r>
      <w:r w:rsidR="00245F35">
        <w:rPr>
          <w:rFonts w:ascii="Times New Roman" w:hAnsi="Times New Roman" w:cs="Times New Roman"/>
          <w:color w:val="000000"/>
          <w:sz w:val="24"/>
          <w:szCs w:val="24"/>
        </w:rPr>
        <w:t xml:space="preserve">quenched </w:t>
      </w:r>
      <w:r>
        <w:rPr>
          <w:rFonts w:ascii="Times New Roman" w:hAnsi="Times New Roman" w:cs="Times New Roman"/>
          <w:color w:val="000000"/>
          <w:sz w:val="24"/>
          <w:szCs w:val="24"/>
        </w:rPr>
        <w:t xml:space="preserve">melt density, </w:t>
      </w:r>
      <w:r w:rsidR="00245F35">
        <w:rPr>
          <w:rFonts w:ascii="Times New Roman" w:hAnsi="Times New Roman" w:cs="Times New Roman"/>
          <w:color w:val="000000"/>
          <w:sz w:val="24"/>
          <w:szCs w:val="24"/>
        </w:rPr>
        <w:t xml:space="preserve">its </w:t>
      </w:r>
      <w:proofErr w:type="spellStart"/>
      <w:r>
        <w:rPr>
          <w:rFonts w:ascii="Times New Roman" w:hAnsi="Times New Roman" w:cs="Times New Roman"/>
          <w:color w:val="000000"/>
          <w:sz w:val="24"/>
          <w:szCs w:val="24"/>
        </w:rPr>
        <w:t>raman</w:t>
      </w:r>
      <w:proofErr w:type="spellEnd"/>
      <w:r>
        <w:rPr>
          <w:rFonts w:ascii="Times New Roman" w:hAnsi="Times New Roman" w:cs="Times New Roman"/>
          <w:color w:val="000000"/>
          <w:sz w:val="24"/>
          <w:szCs w:val="24"/>
        </w:rPr>
        <w:t xml:space="preserve"> spectrum, and the parameters necessary to predict its refractive index at a given wavelength, according to the </w:t>
      </w:r>
      <w:proofErr w:type="spellStart"/>
      <w:r>
        <w:rPr>
          <w:rFonts w:ascii="Times New Roman" w:hAnsi="Times New Roman" w:cs="Times New Roman"/>
          <w:color w:val="000000"/>
          <w:sz w:val="24"/>
          <w:szCs w:val="24"/>
        </w:rPr>
        <w:t>Sellmeier</w:t>
      </w:r>
      <w:proofErr w:type="spellEnd"/>
      <w:r>
        <w:rPr>
          <w:rFonts w:ascii="Times New Roman" w:hAnsi="Times New Roman" w:cs="Times New Roman"/>
          <w:color w:val="000000"/>
          <w:sz w:val="24"/>
          <w:szCs w:val="24"/>
        </w:rPr>
        <w:t xml:space="preserve"> equation. We train the neural network using a suite of measurements of viscosity, density, </w:t>
      </w:r>
      <w:proofErr w:type="spellStart"/>
      <w:r>
        <w:rPr>
          <w:rFonts w:ascii="Times New Roman" w:hAnsi="Times New Roman" w:cs="Times New Roman"/>
          <w:color w:val="000000"/>
          <w:sz w:val="24"/>
          <w:szCs w:val="24"/>
        </w:rPr>
        <w:t>raman</w:t>
      </w:r>
      <w:proofErr w:type="spellEnd"/>
      <w:r>
        <w:rPr>
          <w:rFonts w:ascii="Times New Roman" w:hAnsi="Times New Roman" w:cs="Times New Roman"/>
          <w:color w:val="000000"/>
          <w:sz w:val="24"/>
          <w:szCs w:val="24"/>
        </w:rPr>
        <w:t xml:space="preserve"> and optical spectra, seeking best average performance across all theories. In particular, it should be noted that where quantities (such as </w:t>
      </w:r>
      <w:commentRangeStart w:id="94"/>
      <m:oMath>
        <m:sSub>
          <m:sSubPr>
            <m:ctrlPr>
              <w:rPr>
                <w:rFonts w:ascii="Cambria Math" w:hAnsi="Cambria Math"/>
              </w:rPr>
            </m:ctrlPr>
          </m:sSubPr>
          <m:e/>
          <m:sub/>
        </m:sSub>
        <m:d>
          <m:dPr>
            <m:ctrlPr>
              <w:rPr>
                <w:rFonts w:ascii="Cambria Math" w:hAnsi="Cambria Math"/>
              </w:rPr>
            </m:ctrlPr>
          </m:dPr>
          <m:e/>
        </m:d>
        <w:commentRangeEnd w:id="94"/>
        <m:r>
          <m:rPr>
            <m:sty m:val="p"/>
          </m:rPr>
          <w:rPr>
            <w:rStyle w:val="CommentReference"/>
            <w:rFonts w:ascii="Times New Roman" w:eastAsia="Times New Roman" w:hAnsi="Times New Roman" w:cs="Times New Roman"/>
          </w:rPr>
          <w:commentReference w:id="94"/>
        </m:r>
      </m:oMath>
      <w:r>
        <w:rPr>
          <w:rFonts w:ascii="Times New Roman" w:hAnsi="Times New Roman" w:cs="Times New Roman"/>
          <w:color w:val="000000"/>
          <w:sz w:val="24"/>
          <w:szCs w:val="24"/>
        </w:rPr>
        <w:t>) appear in multiple theoretical frameworks, our approach provides one value that is optimal across all models.</w:t>
      </w:r>
    </w:p>
    <w:p w14:paraId="1F7ABCBB" w14:textId="2303F8B9" w:rsidR="001502D2" w:rsidRDefault="001502D2">
      <w:pPr>
        <w:pStyle w:val="PreformattedText"/>
        <w:rPr>
          <w:rFonts w:ascii="Times New Roman" w:hAnsi="Times New Roman" w:cs="Times New Roman"/>
          <w:color w:val="000000"/>
          <w:sz w:val="24"/>
          <w:szCs w:val="24"/>
        </w:rPr>
      </w:pPr>
    </w:p>
    <w:p w14:paraId="21B2C705" w14:textId="53459C98" w:rsidR="001502D2" w:rsidRDefault="00CD6953">
      <w:pPr>
        <w:pStyle w:val="PreformattedText"/>
      </w:pPr>
      <w:bookmarkStart w:id="95" w:name="__UnoMark__1391_1826520858"/>
      <w:bookmarkEnd w:id="95"/>
      <w:r>
        <w:rPr>
          <w:rFonts w:ascii="Times New Roman" w:hAnsi="Times New Roman" w:cs="Times New Roman"/>
          <w:color w:val="000000"/>
          <w:sz w:val="24"/>
          <w:szCs w:val="24"/>
        </w:rPr>
        <w:t>After training (see details in Supplementary Text), the model allows systematic predictions of melt viscosity</w:t>
      </w:r>
      <w:r>
        <w:rPr>
          <w:rFonts w:ascii="Times New Roman" w:hAnsi="Times New Roman"/>
          <w:iCs/>
          <w:sz w:val="24"/>
          <w:szCs w:val="24"/>
        </w:rPr>
        <w:t xml:space="preserve"> using the Adam-Gibbs theory, as shown in Figure 2A where model predictions and measurements are compared for melts with ~66 mol% SiO</w:t>
      </w:r>
      <w:r>
        <w:rPr>
          <w:rFonts w:ascii="Times New Roman" w:hAnsi="Times New Roman"/>
          <w:iCs/>
          <w:sz w:val="24"/>
          <w:szCs w:val="24"/>
          <w:vertAlign w:val="subscript"/>
        </w:rPr>
        <w:t>2</w:t>
      </w:r>
      <w:r>
        <w:rPr>
          <w:rFonts w:ascii="Times New Roman" w:hAnsi="Times New Roman"/>
          <w:iCs/>
          <w:sz w:val="24"/>
          <w:szCs w:val="24"/>
        </w:rPr>
        <w:t xml:space="preserve"> and varying Al/(</w:t>
      </w:r>
      <w:proofErr w:type="spellStart"/>
      <w:r>
        <w:rPr>
          <w:rFonts w:ascii="Times New Roman" w:hAnsi="Times New Roman"/>
          <w:iCs/>
          <w:sz w:val="24"/>
          <w:szCs w:val="24"/>
        </w:rPr>
        <w:t>Na+K</w:t>
      </w:r>
      <w:proofErr w:type="spellEnd"/>
      <w:r>
        <w:rPr>
          <w:rFonts w:ascii="Times New Roman" w:hAnsi="Times New Roman"/>
          <w:iCs/>
          <w:sz w:val="24"/>
          <w:szCs w:val="24"/>
        </w:rPr>
        <w:t>) and K(</w:t>
      </w:r>
      <w:proofErr w:type="spellStart"/>
      <w:r>
        <w:rPr>
          <w:rFonts w:ascii="Times New Roman" w:hAnsi="Times New Roman"/>
          <w:iCs/>
          <w:sz w:val="24"/>
          <w:szCs w:val="24"/>
        </w:rPr>
        <w:t>K+Na</w:t>
      </w:r>
      <w:proofErr w:type="spellEnd"/>
      <w:r>
        <w:rPr>
          <w:rFonts w:ascii="Times New Roman" w:hAnsi="Times New Roman"/>
          <w:iCs/>
          <w:sz w:val="24"/>
          <w:szCs w:val="24"/>
        </w:rPr>
        <w:t xml:space="preserve">). Other theories can also be used, like the </w:t>
      </w:r>
      <w:r w:rsidR="00025730">
        <w:rPr>
          <w:rFonts w:ascii="Times New Roman" w:hAnsi="Times New Roman"/>
          <w:iCs/>
          <w:sz w:val="24"/>
          <w:szCs w:val="24"/>
        </w:rPr>
        <w:t>Free Volume (</w:t>
      </w:r>
      <w:r>
        <w:rPr>
          <w:rFonts w:ascii="Times New Roman" w:hAnsi="Times New Roman"/>
          <w:iCs/>
          <w:sz w:val="24"/>
          <w:szCs w:val="24"/>
        </w:rPr>
        <w:t>FV</w:t>
      </w:r>
      <w:r w:rsidR="00025730">
        <w:rPr>
          <w:rFonts w:ascii="Times New Roman" w:hAnsi="Times New Roman"/>
          <w:iCs/>
          <w:sz w:val="24"/>
          <w:szCs w:val="24"/>
        </w:rPr>
        <w:t>)</w:t>
      </w:r>
      <w:r>
        <w:rPr>
          <w:rFonts w:ascii="Times New Roman" w:hAnsi="Times New Roman"/>
          <w:iCs/>
          <w:sz w:val="24"/>
          <w:szCs w:val="24"/>
        </w:rPr>
        <w:t xml:space="preserve"> theory that yields a precision similar to the AG theory (Fig. 2</w:t>
      </w:r>
      <w:proofErr w:type="gramStart"/>
      <w:r>
        <w:rPr>
          <w:rFonts w:ascii="Times New Roman" w:hAnsi="Times New Roman"/>
          <w:iCs/>
          <w:sz w:val="24"/>
          <w:szCs w:val="24"/>
        </w:rPr>
        <w:t>B,C</w:t>
      </w:r>
      <w:proofErr w:type="gramEnd"/>
      <w:r>
        <w:rPr>
          <w:rFonts w:ascii="Times New Roman" w:hAnsi="Times New Roman"/>
          <w:iCs/>
          <w:sz w:val="24"/>
          <w:szCs w:val="24"/>
        </w:rPr>
        <w:t xml:space="preserve">). Semi-empirical and empirical equations, like the famous </w:t>
      </w:r>
      <w:proofErr w:type="spellStart"/>
      <w:r>
        <w:rPr>
          <w:rFonts w:ascii="Times New Roman" w:hAnsi="Times New Roman"/>
          <w:iCs/>
          <w:sz w:val="24"/>
          <w:szCs w:val="24"/>
        </w:rPr>
        <w:t>Tamman</w:t>
      </w:r>
      <w:proofErr w:type="spellEnd"/>
      <w:r>
        <w:rPr>
          <w:rFonts w:ascii="Times New Roman" w:hAnsi="Times New Roman"/>
          <w:iCs/>
          <w:sz w:val="24"/>
          <w:szCs w:val="24"/>
        </w:rPr>
        <w:t xml:space="preserve">-Vogel-Fulcher equation, yield a good precision too (Supplementary Text and Figure S3). In all cases, predictive errors are lower than 0.50 log </w:t>
      </w:r>
      <w:proofErr w:type="spellStart"/>
      <w:r>
        <w:rPr>
          <w:rFonts w:ascii="Times New Roman" w:hAnsi="Times New Roman"/>
          <w:iCs/>
          <w:sz w:val="24"/>
          <w:szCs w:val="24"/>
        </w:rPr>
        <w:t>Pa</w:t>
      </w:r>
      <w:r>
        <w:rPr>
          <w:rFonts w:ascii="Times New Roman" w:eastAsia="Symbol" w:hAnsi="Times New Roman" w:cs="Symbol"/>
          <w:iCs/>
          <w:sz w:val="24"/>
          <w:szCs w:val="24"/>
        </w:rPr>
        <w:t>·</w:t>
      </w:r>
      <w:r>
        <w:rPr>
          <w:rFonts w:ascii="Times New Roman" w:hAnsi="Times New Roman"/>
          <w:iCs/>
          <w:sz w:val="24"/>
          <w:szCs w:val="24"/>
        </w:rPr>
        <w:t>s</w:t>
      </w:r>
      <w:proofErr w:type="spellEnd"/>
      <w:r>
        <w:rPr>
          <w:rFonts w:ascii="Times New Roman" w:hAnsi="Times New Roman"/>
          <w:iCs/>
          <w:sz w:val="24"/>
          <w:szCs w:val="24"/>
        </w:rPr>
        <w:t xml:space="preserve">, as shown by root-mean-square-errors (RMSE) ~ 0.45 log </w:t>
      </w:r>
      <w:proofErr w:type="spellStart"/>
      <w:r>
        <w:rPr>
          <w:rFonts w:ascii="Times New Roman" w:hAnsi="Times New Roman"/>
          <w:iCs/>
          <w:sz w:val="24"/>
          <w:szCs w:val="24"/>
        </w:rPr>
        <w:t>Pa</w:t>
      </w:r>
      <w:r>
        <w:rPr>
          <w:rFonts w:ascii="Times New Roman" w:eastAsia="Symbol" w:hAnsi="Times New Roman" w:cs="Symbol"/>
          <w:iCs/>
          <w:sz w:val="24"/>
          <w:szCs w:val="24"/>
        </w:rPr>
        <w:t>·</w:t>
      </w:r>
      <w:r>
        <w:rPr>
          <w:rFonts w:ascii="Times New Roman" w:hAnsi="Times New Roman"/>
          <w:iCs/>
          <w:sz w:val="24"/>
          <w:szCs w:val="24"/>
        </w:rPr>
        <w:t>s</w:t>
      </w:r>
      <w:proofErr w:type="spellEnd"/>
      <w:r>
        <w:rPr>
          <w:rFonts w:ascii="Times New Roman" w:hAnsi="Times New Roman"/>
          <w:iCs/>
          <w:sz w:val="24"/>
          <w:szCs w:val="24"/>
        </w:rPr>
        <w:t xml:space="preserve"> on the </w:t>
      </w:r>
      <w:r>
        <w:rPr>
          <w:rFonts w:ascii="Times New Roman" w:hAnsi="Times New Roman"/>
          <w:i/>
          <w:iCs/>
          <w:sz w:val="24"/>
          <w:szCs w:val="24"/>
        </w:rPr>
        <w:t>testing</w:t>
      </w:r>
      <w:r>
        <w:rPr>
          <w:rFonts w:ascii="Times New Roman" w:hAnsi="Times New Roman"/>
          <w:iCs/>
          <w:sz w:val="24"/>
          <w:szCs w:val="24"/>
        </w:rPr>
        <w:t xml:space="preserve"> data subset (Table S3). Errors are slightly higher in the supercooled domain (viscosity &gt; 10</w:t>
      </w:r>
      <w:r>
        <w:rPr>
          <w:rFonts w:ascii="Times New Roman" w:hAnsi="Times New Roman"/>
          <w:iCs/>
          <w:sz w:val="24"/>
          <w:szCs w:val="24"/>
          <w:vertAlign w:val="superscript"/>
        </w:rPr>
        <w:t>7</w:t>
      </w:r>
      <w:r>
        <w:rPr>
          <w:rFonts w:ascii="Times New Roman" w:hAnsi="Times New Roman"/>
          <w:iCs/>
          <w:sz w:val="24"/>
          <w:szCs w:val="24"/>
        </w:rPr>
        <w:t xml:space="preserve"> </w:t>
      </w:r>
      <w:proofErr w:type="spellStart"/>
      <w:r>
        <w:rPr>
          <w:rFonts w:ascii="Times New Roman" w:hAnsi="Times New Roman"/>
          <w:iCs/>
          <w:sz w:val="24"/>
          <w:szCs w:val="24"/>
        </w:rPr>
        <w:t>Pa</w:t>
      </w:r>
      <w:r>
        <w:rPr>
          <w:rFonts w:ascii="Times New Roman" w:eastAsia="Symbol" w:hAnsi="Times New Roman" w:cs="Symbol"/>
          <w:iCs/>
          <w:sz w:val="24"/>
          <w:szCs w:val="24"/>
        </w:rPr>
        <w:t>·</w:t>
      </w:r>
      <w:r>
        <w:rPr>
          <w:rFonts w:ascii="Times New Roman" w:hAnsi="Times New Roman"/>
          <w:iCs/>
          <w:sz w:val="24"/>
          <w:szCs w:val="24"/>
        </w:rPr>
        <w:t>s</w:t>
      </w:r>
      <w:proofErr w:type="spellEnd"/>
      <w:r>
        <w:rPr>
          <w:rFonts w:ascii="Times New Roman" w:hAnsi="Times New Roman"/>
          <w:iCs/>
          <w:sz w:val="24"/>
          <w:szCs w:val="24"/>
        </w:rPr>
        <w:t>) for all theories (Fig. S3) because, in this domain, melt entropy (eq. 1) varies in a complex manner depending on melt composition (see discussion) and this results in large, non-linear viscosity variations difficult to reproduce. Interestingly, based on only numerical performance, the different viscosity models yield similar precisions (Table S3 and Figure S3) and it may seem difficult to discriminate a better one (Fig. 2</w:t>
      </w:r>
      <w:proofErr w:type="gramStart"/>
      <w:r>
        <w:rPr>
          <w:rFonts w:ascii="Times New Roman" w:hAnsi="Times New Roman"/>
          <w:iCs/>
          <w:sz w:val="24"/>
          <w:szCs w:val="24"/>
        </w:rPr>
        <w:t>B,C</w:t>
      </w:r>
      <w:proofErr w:type="gramEnd"/>
      <w:r>
        <w:rPr>
          <w:rFonts w:ascii="Times New Roman" w:hAnsi="Times New Roman"/>
          <w:iCs/>
          <w:sz w:val="24"/>
          <w:szCs w:val="24"/>
        </w:rPr>
        <w:t xml:space="preserve">; see also Table S3). However, the AG theory relates measurable thermodynamic variables to melt viscosity </w:t>
      </w:r>
      <w:bookmarkStart w:id="96" w:name="__UnoMark__29597_998215430"/>
      <w:bookmarkStart w:id="97" w:name="__UnoMark__31484_998215430"/>
      <w:bookmarkStart w:id="98" w:name="__UnoMark__23915_2551971298"/>
      <w:bookmarkStart w:id="99" w:name="__UnoMark__31306_998215430"/>
      <w:bookmarkStart w:id="100" w:name="__UnoMark__24212_2551971298"/>
      <w:bookmarkStart w:id="101" w:name="__UnoMark__32758_998215430"/>
      <w:bookmarkStart w:id="102" w:name="__UnoMark__32580_998215430"/>
      <w:bookmarkStart w:id="103" w:name="__UnoMark__1291_1826520858"/>
      <w:bookmarkStart w:id="104" w:name="__UnoMark__33754_998215430"/>
      <w:bookmarkStart w:id="105" w:name="ZOTERO_BREF_SlhUK6ODJzCz"/>
      <w:bookmarkStart w:id="106" w:name="__UnoMark__33638_998215430"/>
      <w:bookmarkStart w:id="107" w:name="__UnoMark__24097_2551971298"/>
      <w:bookmarkEnd w:id="96"/>
      <w:r>
        <w:rPr>
          <w:rFonts w:ascii="Times New Roman" w:hAnsi="Times New Roman"/>
        </w:rPr>
        <w:t>(</w:t>
      </w:r>
      <w:r>
        <w:rPr>
          <w:i/>
        </w:rPr>
        <w:t>9</w:t>
      </w:r>
      <w:r>
        <w:t>)</w:t>
      </w:r>
      <w:bookmarkEnd w:id="97"/>
      <w:bookmarkEnd w:id="98"/>
      <w:bookmarkEnd w:id="99"/>
      <w:bookmarkEnd w:id="100"/>
      <w:bookmarkEnd w:id="101"/>
      <w:bookmarkEnd w:id="102"/>
      <w:bookmarkEnd w:id="103"/>
      <w:bookmarkEnd w:id="104"/>
      <w:bookmarkEnd w:id="105"/>
      <w:bookmarkEnd w:id="106"/>
      <w:bookmarkEnd w:id="107"/>
      <w:r>
        <w:rPr>
          <w:rFonts w:ascii="Times New Roman" w:hAnsi="Times New Roman"/>
          <w:sz w:val="24"/>
          <w:szCs w:val="24"/>
        </w:rPr>
        <w:t xml:space="preserve"> and</w:t>
      </w:r>
      <w:r>
        <w:rPr>
          <w:rFonts w:ascii="Times New Roman" w:hAnsi="Times New Roman"/>
          <w:iCs/>
          <w:sz w:val="24"/>
          <w:szCs w:val="24"/>
        </w:rPr>
        <w:t xml:space="preserve"> performs as well as, or better than </w:t>
      </w:r>
      <w:proofErr w:type="gramStart"/>
      <w:r>
        <w:rPr>
          <w:rFonts w:ascii="Times New Roman" w:hAnsi="Times New Roman"/>
          <w:iCs/>
          <w:sz w:val="24"/>
          <w:szCs w:val="24"/>
        </w:rPr>
        <w:t>others</w:t>
      </w:r>
      <w:proofErr w:type="gramEnd"/>
      <w:r>
        <w:rPr>
          <w:rFonts w:ascii="Times New Roman" w:hAnsi="Times New Roman"/>
          <w:iCs/>
          <w:sz w:val="24"/>
          <w:szCs w:val="24"/>
        </w:rPr>
        <w:t xml:space="preserve"> equations. Consequently, present results confirm that this theory seems well appropriate for aluminosilicate melts. Aside this and more generally, the obtained results clearly indicate that deep learning allows practical trans-theoretical modeling, a feature extremely interesting in many areas.</w:t>
      </w:r>
    </w:p>
    <w:p w14:paraId="6289DA8A" w14:textId="77777777" w:rsidR="001502D2" w:rsidRDefault="00CD6953">
      <w:pPr>
        <w:tabs>
          <w:tab w:val="left" w:pos="8505"/>
        </w:tabs>
      </w:pPr>
      <w:r>
        <w:rPr>
          <w:iCs/>
          <w:sz w:val="24"/>
          <w:szCs w:val="24"/>
        </w:rPr>
        <w:t xml:space="preserve"> </w:t>
      </w:r>
    </w:p>
    <w:p w14:paraId="5D91C429" w14:textId="77777777" w:rsidR="001502D2" w:rsidRDefault="00CD6953">
      <w:pPr>
        <w:tabs>
          <w:tab w:val="left" w:pos="8505"/>
        </w:tabs>
      </w:pPr>
      <w:r>
        <w:rPr>
          <w:b/>
          <w:i/>
          <w:iCs/>
          <w:sz w:val="24"/>
          <w:szCs w:val="24"/>
        </w:rPr>
        <w:t>Thermodynamic and static property predictions</w:t>
      </w:r>
    </w:p>
    <w:p w14:paraId="3C1F458B" w14:textId="77777777" w:rsidR="001502D2" w:rsidRDefault="00CD6953">
      <w:r>
        <w:rPr>
          <w:iCs/>
          <w:sz w:val="24"/>
          <w:szCs w:val="24"/>
        </w:rPr>
        <w:t xml:space="preserve">Beyond trans-theoretical viscosity predictions, the present model offers the possibility to predict aluminosilicate melt thermodynamic properties: known viscous </w:t>
      </w:r>
      <w:proofErr w:type="spellStart"/>
      <w:r>
        <w:rPr>
          <w:i/>
          <w:iCs/>
          <w:sz w:val="24"/>
          <w:szCs w:val="24"/>
        </w:rPr>
        <w:t>T</w:t>
      </w:r>
      <w:r>
        <w:rPr>
          <w:i/>
          <w:iCs/>
          <w:sz w:val="24"/>
          <w:szCs w:val="24"/>
          <w:vertAlign w:val="subscript"/>
        </w:rPr>
        <w:t>g</w:t>
      </w:r>
      <w:proofErr w:type="spellEnd"/>
      <w:r>
        <w:rPr>
          <w:i/>
          <w:iCs/>
          <w:sz w:val="24"/>
          <w:szCs w:val="24"/>
        </w:rPr>
        <w:t xml:space="preserve"> and</w:t>
      </w:r>
      <w:r>
        <w:rPr>
          <w:iCs/>
          <w:sz w:val="24"/>
          <w:szCs w:val="24"/>
        </w:rPr>
        <w:t xml:space="preserve">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sz w:val="24"/>
          <w:szCs w:val="24"/>
        </w:rPr>
        <w:t xml:space="preserve"> are predicted </w:t>
      </w:r>
      <w:r>
        <w:rPr>
          <w:sz w:val="24"/>
          <w:szCs w:val="24"/>
        </w:rPr>
        <w:lastRenderedPageBreak/>
        <w:t>within 16 K and 0.8 J mol</w:t>
      </w:r>
      <w:r>
        <w:rPr>
          <w:sz w:val="24"/>
          <w:szCs w:val="24"/>
          <w:vertAlign w:val="superscript"/>
        </w:rPr>
        <w:t>-1</w:t>
      </w:r>
      <w:r>
        <w:rPr>
          <w:sz w:val="24"/>
          <w:szCs w:val="24"/>
        </w:rPr>
        <w:t xml:space="preserve"> K</w:t>
      </w:r>
      <w:r>
        <w:rPr>
          <w:sz w:val="24"/>
          <w:szCs w:val="24"/>
          <w:vertAlign w:val="superscript"/>
        </w:rPr>
        <w:t>-1</w:t>
      </w:r>
      <w:r>
        <w:rPr>
          <w:sz w:val="24"/>
          <w:szCs w:val="24"/>
        </w:rPr>
        <w:t xml:space="preserve">, respectively </w:t>
      </w:r>
      <w:r>
        <w:rPr>
          <w:iCs/>
          <w:sz w:val="24"/>
          <w:szCs w:val="24"/>
        </w:rPr>
        <w:t xml:space="preserve">(RMSE on </w:t>
      </w:r>
      <w:r>
        <w:rPr>
          <w:sz w:val="24"/>
          <w:szCs w:val="24"/>
        </w:rPr>
        <w:t>testing</w:t>
      </w:r>
      <w:r>
        <w:rPr>
          <w:iCs/>
          <w:sz w:val="24"/>
          <w:szCs w:val="24"/>
        </w:rPr>
        <w:t xml:space="preserve"> subsets; Fig. S4)</w:t>
      </w:r>
      <w:r>
        <w:rPr>
          <w:sz w:val="24"/>
          <w:szCs w:val="24"/>
        </w:rPr>
        <w:t xml:space="preserve">. Glass properties are also successfully predicted, as shown by RMSE on testing </w:t>
      </w:r>
      <w:r>
        <w:rPr>
          <w:iCs/>
          <w:sz w:val="24"/>
          <w:szCs w:val="24"/>
        </w:rPr>
        <w:t xml:space="preserve">density and refractive index data </w:t>
      </w:r>
      <w:r>
        <w:rPr>
          <w:sz w:val="24"/>
          <w:szCs w:val="24"/>
        </w:rPr>
        <w:t xml:space="preserve">subsets </w:t>
      </w:r>
      <w:r>
        <w:rPr>
          <w:iCs/>
          <w:sz w:val="24"/>
          <w:szCs w:val="24"/>
        </w:rPr>
        <w:t>of 0.009 g cm</w:t>
      </w:r>
      <w:r>
        <w:rPr>
          <w:iCs/>
          <w:sz w:val="24"/>
          <w:szCs w:val="24"/>
          <w:vertAlign w:val="superscript"/>
        </w:rPr>
        <w:t>-3</w:t>
      </w:r>
      <w:r>
        <w:rPr>
          <w:iCs/>
          <w:sz w:val="24"/>
          <w:szCs w:val="24"/>
        </w:rPr>
        <w:t xml:space="preserve"> and 0.005, respectively. Confident in the model predictive ability, we can now use it to explore how parameters like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iCs/>
          <w:sz w:val="24"/>
          <w:szCs w:val="24"/>
        </w:rPr>
        <w:t xml:space="preserve">, a driver of melt rheology (eq. 1), vary with melt composition </w:t>
      </w:r>
      <w:r>
        <w:rPr>
          <w:sz w:val="24"/>
          <w:szCs w:val="24"/>
        </w:rPr>
        <w:t>in the entire glass-forming domain of the Na</w:t>
      </w:r>
      <w:r>
        <w:rPr>
          <w:sz w:val="24"/>
          <w:szCs w:val="24"/>
          <w:vertAlign w:val="subscript"/>
        </w:rPr>
        <w:t>2</w:t>
      </w:r>
      <w:r>
        <w:rPr>
          <w:sz w:val="24"/>
          <w:szCs w:val="24"/>
        </w:rPr>
        <w:t>O-K</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diagram</w:t>
      </w:r>
      <w:r>
        <w:rPr>
          <w:iCs/>
          <w:sz w:val="24"/>
          <w:szCs w:val="24"/>
        </w:rPr>
        <w:t xml:space="preserve">. </w:t>
      </w:r>
    </w:p>
    <w:p w14:paraId="16BBA783" w14:textId="77777777" w:rsidR="001502D2" w:rsidRDefault="001502D2">
      <w:pPr>
        <w:rPr>
          <w:iCs/>
          <w:sz w:val="24"/>
          <w:szCs w:val="24"/>
        </w:rPr>
      </w:pPr>
    </w:p>
    <w:p w14:paraId="3816010A" w14:textId="77777777" w:rsidR="001502D2" w:rsidRDefault="00CD6953">
      <w:r>
        <w:rPr>
          <w:sz w:val="24"/>
          <w:szCs w:val="24"/>
        </w:rPr>
        <w:t>V</w:t>
      </w:r>
      <w:r>
        <w:rPr>
          <w:iCs/>
          <w:sz w:val="24"/>
          <w:szCs w:val="24"/>
        </w:rPr>
        <w:t xml:space="preserve">ariations in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iCs/>
          <w:sz w:val="24"/>
          <w:szCs w:val="24"/>
        </w:rPr>
        <w:t xml:space="preserve"> with melt composition are non-monotonic, with maxima close to, or on the silicate joint (alkali-silica, Al-free), while in general a decrease in </w:t>
      </w:r>
      <w:proofErr w:type="spellStart"/>
      <w:r>
        <w:rPr>
          <w:i/>
          <w:iCs/>
          <w:sz w:val="24"/>
          <w:szCs w:val="24"/>
        </w:rPr>
        <w:t>S</w:t>
      </w:r>
      <w:r>
        <w:rPr>
          <w:i/>
          <w:iCs/>
          <w:sz w:val="24"/>
          <w:szCs w:val="24"/>
          <w:vertAlign w:val="superscript"/>
        </w:rPr>
        <w:t>conf</w:t>
      </w:r>
      <w:proofErr w:type="spellEnd"/>
      <w:r>
        <w:rPr>
          <w:i/>
          <w:iCs/>
          <w:sz w:val="24"/>
          <w:szCs w:val="24"/>
        </w:rPr>
        <w:t>(</w:t>
      </w:r>
      <w:proofErr w:type="spellStart"/>
      <w:r>
        <w:rPr>
          <w:i/>
          <w:iCs/>
          <w:sz w:val="24"/>
          <w:szCs w:val="24"/>
        </w:rPr>
        <w:t>T</w:t>
      </w:r>
      <w:r>
        <w:rPr>
          <w:i/>
          <w:iCs/>
          <w:sz w:val="24"/>
          <w:szCs w:val="24"/>
          <w:vertAlign w:val="subscript"/>
        </w:rPr>
        <w:t>g</w:t>
      </w:r>
      <w:proofErr w:type="spellEnd"/>
      <w:r>
        <w:rPr>
          <w:i/>
          <w:iCs/>
          <w:sz w:val="24"/>
          <w:szCs w:val="24"/>
        </w:rPr>
        <w:t>)</w:t>
      </w:r>
      <w:r>
        <w:rPr>
          <w:iCs/>
          <w:sz w:val="24"/>
          <w:szCs w:val="24"/>
        </w:rPr>
        <w:t xml:space="preserve"> is observed upon addition of aluminum (Fig. 3A,B). Increasing the fraction of MAlO</w:t>
      </w:r>
      <w:r>
        <w:rPr>
          <w:iCs/>
          <w:sz w:val="24"/>
          <w:szCs w:val="24"/>
          <w:vertAlign w:val="subscript"/>
        </w:rPr>
        <w:t>2</w:t>
      </w:r>
      <w:r>
        <w:rPr>
          <w:iCs/>
          <w:sz w:val="24"/>
          <w:szCs w:val="24"/>
        </w:rPr>
        <w:t xml:space="preserve"> (M=Na, K) decreases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iCs/>
          <w:sz w:val="24"/>
          <w:szCs w:val="24"/>
        </w:rPr>
        <w:t>, the effect being more linear and pronounced for potassic compositions (Fig. 3B). Mixing alkalis result in different effects as a function of the M/Al ratio of the melt (Fig. 3</w:t>
      </w:r>
      <w:proofErr w:type="gramStart"/>
      <w:r>
        <w:rPr>
          <w:iCs/>
          <w:sz w:val="24"/>
          <w:szCs w:val="24"/>
        </w:rPr>
        <w:t>C,D</w:t>
      </w:r>
      <w:proofErr w:type="gramEnd"/>
      <w:r>
        <w:rPr>
          <w:iCs/>
          <w:sz w:val="24"/>
          <w:szCs w:val="24"/>
        </w:rPr>
        <w:t xml:space="preserve">). For silicate compositions, the Mixed Alkali Effect (MAE) </w:t>
      </w:r>
      <w:bookmarkStart w:id="108" w:name="__UnoMark__1479_1826520858"/>
      <w:bookmarkStart w:id="109" w:name="ZOTERO_BREF_CbgtKUA5z3UD"/>
      <w:bookmarkEnd w:id="108"/>
      <w:r>
        <w:t>(</w:t>
      </w:r>
      <w:r>
        <w:rPr>
          <w:i/>
        </w:rPr>
        <w:t>15</w:t>
      </w:r>
      <w:r>
        <w:t>)</w:t>
      </w:r>
      <w:bookmarkEnd w:id="109"/>
      <w:r>
        <w:t xml:space="preserve"> </w:t>
      </w:r>
      <w:r>
        <w:rPr>
          <w:iCs/>
          <w:sz w:val="24"/>
          <w:szCs w:val="24"/>
        </w:rPr>
        <w:t xml:space="preserve">is observed: a maximum in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iCs/>
          <w:sz w:val="24"/>
          <w:szCs w:val="24"/>
        </w:rPr>
        <w:t xml:space="preserve"> is generally observed as Na and K mix, except at very low (&lt; 0.55) or very high (&gt; 0.95) silicate contents. At high Al concentrations, the variations in entropy with the Na/K ratio are closer to a linear trend, indicating a different MAE </w:t>
      </w:r>
      <w:bookmarkStart w:id="110" w:name="__UnoMark__29781_998215430"/>
      <w:bookmarkStart w:id="111" w:name="__UnoMark__23917_2551971298"/>
      <w:bookmarkStart w:id="112" w:name="__UnoMark__24214_2551971298"/>
      <w:bookmarkStart w:id="113" w:name="__UnoMark__33642_998215430"/>
      <w:bookmarkStart w:id="114" w:name="__UnoMark__33758_998215430"/>
      <w:bookmarkStart w:id="115" w:name="__UnoMark__31310_998215430"/>
      <w:bookmarkStart w:id="116" w:name="ZOTERO_BREF_bz4dhY0w8cK5"/>
      <w:bookmarkStart w:id="117" w:name="__UnoMark__32584_998215430"/>
      <w:bookmarkStart w:id="118" w:name="__UnoMark__1293_1826520858"/>
      <w:bookmarkStart w:id="119" w:name="__UnoMark__32762_998215430"/>
      <w:bookmarkStart w:id="120" w:name="__UnoMark__31488_998215430"/>
      <w:bookmarkStart w:id="121" w:name="__UnoMark__24099_2551971298"/>
      <w:bookmarkEnd w:id="110"/>
      <w:r>
        <w:rPr>
          <w:iCs/>
          <w:sz w:val="24"/>
          <w:szCs w:val="24"/>
        </w:rPr>
        <w:t>(</w:t>
      </w:r>
      <w:r>
        <w:rPr>
          <w:i/>
        </w:rPr>
        <w:t>2</w:t>
      </w:r>
      <w:r>
        <w:t>)</w:t>
      </w:r>
      <w:bookmarkEnd w:id="111"/>
      <w:bookmarkEnd w:id="112"/>
      <w:bookmarkEnd w:id="113"/>
      <w:bookmarkEnd w:id="114"/>
      <w:bookmarkEnd w:id="115"/>
      <w:bookmarkEnd w:id="116"/>
      <w:bookmarkEnd w:id="117"/>
      <w:bookmarkEnd w:id="118"/>
      <w:bookmarkEnd w:id="119"/>
      <w:bookmarkEnd w:id="120"/>
      <w:bookmarkEnd w:id="121"/>
      <w:r>
        <w:rPr>
          <w:iCs/>
          <w:sz w:val="24"/>
          <w:szCs w:val="24"/>
        </w:rPr>
        <w:t>.</w:t>
      </w:r>
    </w:p>
    <w:p w14:paraId="3F32BC2B" w14:textId="77777777" w:rsidR="001502D2" w:rsidRDefault="001502D2">
      <w:pPr>
        <w:rPr>
          <w:iCs/>
          <w:sz w:val="24"/>
          <w:szCs w:val="24"/>
        </w:rPr>
      </w:pPr>
    </w:p>
    <w:p w14:paraId="186987CE" w14:textId="77777777" w:rsidR="001502D2" w:rsidRDefault="00CD6953">
      <w:r>
        <w:rPr>
          <w:iCs/>
          <w:sz w:val="24"/>
          <w:szCs w:val="24"/>
        </w:rPr>
        <w:t xml:space="preserve">Similarly to melt entropy, the melt glass transition temperature </w:t>
      </w:r>
      <w:proofErr w:type="spellStart"/>
      <w:r>
        <w:rPr>
          <w:i/>
          <w:iCs/>
          <w:sz w:val="24"/>
          <w:szCs w:val="24"/>
        </w:rPr>
        <w:t>T</w:t>
      </w:r>
      <w:r>
        <w:rPr>
          <w:i/>
          <w:iCs/>
          <w:sz w:val="24"/>
          <w:szCs w:val="24"/>
          <w:vertAlign w:val="subscript"/>
        </w:rPr>
        <w:t>g</w:t>
      </w:r>
      <w:proofErr w:type="spellEnd"/>
      <w:r>
        <w:rPr>
          <w:sz w:val="24"/>
          <w:szCs w:val="24"/>
        </w:rPr>
        <w:t xml:space="preserve"> vary largely as a function of melt composition (Fig. 4</w:t>
      </w:r>
      <w:proofErr w:type="gramStart"/>
      <w:r>
        <w:rPr>
          <w:sz w:val="24"/>
          <w:szCs w:val="24"/>
        </w:rPr>
        <w:t>A,B</w:t>
      </w:r>
      <w:proofErr w:type="gramEnd"/>
      <w:r>
        <w:rPr>
          <w:sz w:val="24"/>
          <w:szCs w:val="24"/>
        </w:rPr>
        <w:t xml:space="preserve">). This allows large changes in melt dynamic properties with only limited variations in fragility (Fig. S6). We finally note that variations in glass density and refractive index with composition are also smooth and monotonic, both parameters depending mostly on the glass </w:t>
      </w:r>
      <w:r>
        <w:rPr>
          <w:iCs/>
          <w:sz w:val="24"/>
          <w:szCs w:val="24"/>
        </w:rPr>
        <w:t>SiO</w:t>
      </w:r>
      <w:r>
        <w:rPr>
          <w:iCs/>
          <w:sz w:val="24"/>
          <w:szCs w:val="24"/>
          <w:vertAlign w:val="subscript"/>
        </w:rPr>
        <w:t>2</w:t>
      </w:r>
      <w:r>
        <w:rPr>
          <w:iCs/>
          <w:sz w:val="24"/>
          <w:szCs w:val="24"/>
        </w:rPr>
        <w:t xml:space="preserve"> fraction</w:t>
      </w:r>
      <w:r>
        <w:rPr>
          <w:sz w:val="24"/>
          <w:szCs w:val="24"/>
        </w:rPr>
        <w:t>, and in lesser extents on its M/Al as well as Na/K ratios (Fig. 4</w:t>
      </w:r>
      <w:proofErr w:type="gramStart"/>
      <w:r>
        <w:rPr>
          <w:sz w:val="24"/>
          <w:szCs w:val="24"/>
        </w:rPr>
        <w:t>C,D</w:t>
      </w:r>
      <w:proofErr w:type="gramEnd"/>
      <w:r>
        <w:rPr>
          <w:sz w:val="24"/>
          <w:szCs w:val="24"/>
        </w:rPr>
        <w:t xml:space="preserve">,E,F). Those parameters are actually correlated between themselves, as visible in corner plots (see supplementary </w:t>
      </w:r>
      <w:proofErr w:type="spellStart"/>
      <w:r>
        <w:rPr>
          <w:sz w:val="24"/>
          <w:szCs w:val="24"/>
        </w:rPr>
        <w:t>Jupyter</w:t>
      </w:r>
      <w:proofErr w:type="spellEnd"/>
      <w:r>
        <w:rPr>
          <w:sz w:val="24"/>
          <w:szCs w:val="24"/>
        </w:rPr>
        <w:t xml:space="preserve"> Notebooks).</w:t>
      </w:r>
    </w:p>
    <w:p w14:paraId="238B9692" w14:textId="77777777" w:rsidR="001502D2" w:rsidRDefault="001502D2">
      <w:pPr>
        <w:rPr>
          <w:iCs/>
          <w:sz w:val="24"/>
          <w:szCs w:val="24"/>
        </w:rPr>
      </w:pPr>
    </w:p>
    <w:p w14:paraId="3D1C2360" w14:textId="77777777" w:rsidR="001502D2" w:rsidRDefault="00CD6953">
      <w:r>
        <w:rPr>
          <w:b/>
          <w:i/>
          <w:iCs/>
          <w:sz w:val="24"/>
          <w:szCs w:val="24"/>
        </w:rPr>
        <w:t>Raman spectra: a glimpse into melt structure</w:t>
      </w:r>
    </w:p>
    <w:p w14:paraId="7B85E686" w14:textId="77777777" w:rsidR="001502D2" w:rsidRDefault="00CD6953">
      <w:r>
        <w:rPr>
          <w:iCs/>
          <w:sz w:val="24"/>
          <w:szCs w:val="24"/>
        </w:rPr>
        <w:t xml:space="preserve">Raman spectra were used as a way to perform multitask learning (Supplementary Text) and to introduce structural information in the artificial neural network. The dataset we have is limited (48 compositions), such that we did not aim at having excellent predictions, but we simply wanted the network to capture the general Raman signal variations as a function of glass composition. This goal is achieved: predicted and measured </w:t>
      </w:r>
      <w:proofErr w:type="spellStart"/>
      <w:r>
        <w:rPr>
          <w:i/>
          <w:iCs/>
          <w:sz w:val="24"/>
          <w:szCs w:val="24"/>
        </w:rPr>
        <w:t>R</w:t>
      </w:r>
      <w:r>
        <w:rPr>
          <w:i/>
          <w:iCs/>
          <w:sz w:val="24"/>
          <w:szCs w:val="24"/>
          <w:vertAlign w:val="subscript"/>
        </w:rPr>
        <w:t>Raman</w:t>
      </w:r>
      <w:proofErr w:type="spellEnd"/>
      <w:r>
        <w:rPr>
          <w:iCs/>
          <w:sz w:val="24"/>
          <w:szCs w:val="24"/>
        </w:rPr>
        <w:t xml:space="preserve">, the ratio between signals assigned to </w:t>
      </w:r>
      <w:proofErr w:type="spellStart"/>
      <w:r>
        <w:rPr>
          <w:iCs/>
          <w:sz w:val="24"/>
          <w:szCs w:val="24"/>
        </w:rPr>
        <w:t>intertetrahedral</w:t>
      </w:r>
      <w:proofErr w:type="spellEnd"/>
      <w:r>
        <w:rPr>
          <w:iCs/>
          <w:sz w:val="24"/>
          <w:szCs w:val="24"/>
        </w:rPr>
        <w:t xml:space="preserve"> vibrations (below 670 cm</w:t>
      </w:r>
      <w:r>
        <w:rPr>
          <w:iCs/>
          <w:sz w:val="24"/>
          <w:szCs w:val="24"/>
          <w:vertAlign w:val="superscript"/>
        </w:rPr>
        <w:t>-1</w:t>
      </w:r>
      <w:r>
        <w:rPr>
          <w:iCs/>
          <w:sz w:val="24"/>
          <w:szCs w:val="24"/>
        </w:rPr>
        <w:t xml:space="preserve">) and </w:t>
      </w:r>
      <w:proofErr w:type="spellStart"/>
      <w:r>
        <w:rPr>
          <w:iCs/>
          <w:sz w:val="24"/>
          <w:szCs w:val="24"/>
        </w:rPr>
        <w:t>intratetrahedral</w:t>
      </w:r>
      <w:proofErr w:type="spellEnd"/>
      <w:r>
        <w:rPr>
          <w:iCs/>
          <w:sz w:val="24"/>
          <w:szCs w:val="24"/>
        </w:rPr>
        <w:t xml:space="preserve"> vibrations (between ~860 and 1300 cm</w:t>
      </w:r>
      <w:r>
        <w:rPr>
          <w:iCs/>
          <w:sz w:val="24"/>
          <w:szCs w:val="24"/>
          <w:vertAlign w:val="superscript"/>
        </w:rPr>
        <w:t>-1</w:t>
      </w:r>
      <w:r>
        <w:rPr>
          <w:iCs/>
          <w:sz w:val="24"/>
          <w:szCs w:val="24"/>
        </w:rPr>
        <w:t xml:space="preserve">) compare well (Fig. 5A), and the median of the relative mean absolute deviation between predicted and measured Raman spectra (Fig. S7) is of 22 % on the validation </w:t>
      </w:r>
      <w:proofErr w:type="spellStart"/>
      <w:r>
        <w:rPr>
          <w:i/>
          <w:iCs/>
          <w:sz w:val="24"/>
          <w:szCs w:val="24"/>
        </w:rPr>
        <w:t>D</w:t>
      </w:r>
      <w:r>
        <w:rPr>
          <w:i/>
          <w:iCs/>
          <w:sz w:val="24"/>
          <w:szCs w:val="24"/>
          <w:vertAlign w:val="subscript"/>
        </w:rPr>
        <w:t>Raman</w:t>
      </w:r>
      <w:proofErr w:type="spellEnd"/>
      <w:r>
        <w:rPr>
          <w:i/>
          <w:iCs/>
          <w:sz w:val="24"/>
          <w:szCs w:val="24"/>
        </w:rPr>
        <w:t xml:space="preserve"> </w:t>
      </w:r>
      <w:r>
        <w:rPr>
          <w:iCs/>
          <w:sz w:val="24"/>
          <w:szCs w:val="24"/>
        </w:rPr>
        <w:t xml:space="preserve">subset. The model thus captured the general link between glass composition and glass structure as sampled by Raman spectroscopy, but remains affected by some evident predictive errors (Fig. S7), particularly at high silica concentrations where the dataset is particularly </w:t>
      </w:r>
      <w:proofErr w:type="gramStart"/>
      <w:r>
        <w:rPr>
          <w:iCs/>
          <w:sz w:val="24"/>
          <w:szCs w:val="24"/>
        </w:rPr>
        <w:t>scares  (</w:t>
      </w:r>
      <w:proofErr w:type="gramEnd"/>
      <w:r>
        <w:rPr>
          <w:iCs/>
          <w:sz w:val="24"/>
          <w:szCs w:val="24"/>
        </w:rPr>
        <w:t>Fig. S1). Better results could be obtained by improving the coverage of the Raman spectral database in the future.</w:t>
      </w:r>
    </w:p>
    <w:p w14:paraId="5AE99BEA" w14:textId="77777777" w:rsidR="001502D2" w:rsidRDefault="001502D2">
      <w:pPr>
        <w:pStyle w:val="Paragraph"/>
        <w:spacing w:before="0"/>
        <w:ind w:firstLine="0"/>
        <w:rPr>
          <w:b/>
        </w:rPr>
      </w:pPr>
    </w:p>
    <w:p w14:paraId="4F0F35F3" w14:textId="77777777" w:rsidR="001502D2" w:rsidRDefault="00CD6953">
      <w:pPr>
        <w:pStyle w:val="Paragraph"/>
        <w:spacing w:before="0"/>
        <w:ind w:firstLine="0"/>
      </w:pPr>
      <w:r>
        <w:rPr>
          <w:b/>
        </w:rPr>
        <w:t>Discussion</w:t>
      </w:r>
      <w:r>
        <w:t xml:space="preserve"> </w:t>
      </w:r>
    </w:p>
    <w:p w14:paraId="1595923B" w14:textId="77777777" w:rsidR="001502D2" w:rsidRDefault="00CD6953">
      <w:r>
        <w:rPr>
          <w:b/>
          <w:bCs/>
          <w:iCs/>
          <w:sz w:val="24"/>
          <w:szCs w:val="24"/>
        </w:rPr>
        <w:t xml:space="preserve">The developed framework offers unique opportunities to objectively explore the links between chemical, structural, thermodynamic and dynamic parameters in materials. </w:t>
      </w:r>
      <w:r>
        <w:rPr>
          <w:iCs/>
          <w:sz w:val="24"/>
          <w:szCs w:val="24"/>
        </w:rPr>
        <w:t xml:space="preserve">Such task is traditionally done by humans, and this situation is far from being ideal as we are influenced by various biases </w:t>
      </w:r>
      <w:bookmarkStart w:id="122" w:name="__UnoMark__1511_1826520858"/>
      <w:bookmarkStart w:id="123" w:name="ZOTERO_BREF_0ZcLzBwD5eSK"/>
      <w:bookmarkEnd w:id="122"/>
      <w:r>
        <w:rPr>
          <w:iCs/>
          <w:sz w:val="24"/>
          <w:szCs w:val="24"/>
        </w:rPr>
        <w:t>(</w:t>
      </w:r>
      <w:r>
        <w:rPr>
          <w:i/>
        </w:rPr>
        <w:t>16</w:t>
      </w:r>
      <w:r>
        <w:t>)</w:t>
      </w:r>
      <w:bookmarkEnd w:id="123"/>
      <w:r>
        <w:rPr>
          <w:iCs/>
          <w:sz w:val="24"/>
          <w:szCs w:val="24"/>
        </w:rPr>
        <w:t xml:space="preserve">. For example, because of the known link between melt structure and properties, one can propose that melt viscosity could be predicted solely from </w:t>
      </w:r>
      <w:proofErr w:type="spellStart"/>
      <w:r>
        <w:rPr>
          <w:i/>
          <w:iCs/>
          <w:sz w:val="24"/>
          <w:szCs w:val="24"/>
        </w:rPr>
        <w:t>R</w:t>
      </w:r>
      <w:r>
        <w:rPr>
          <w:i/>
          <w:iCs/>
          <w:sz w:val="24"/>
          <w:szCs w:val="24"/>
          <w:vertAlign w:val="subscript"/>
        </w:rPr>
        <w:t>Raman</w:t>
      </w:r>
      <w:proofErr w:type="spellEnd"/>
      <w:r>
        <w:rPr>
          <w:iCs/>
          <w:sz w:val="24"/>
          <w:szCs w:val="24"/>
        </w:rPr>
        <w:t xml:space="preserve"> </w:t>
      </w:r>
      <w:bookmarkStart w:id="124" w:name="__UnoMark__1543_1826520858"/>
      <w:bookmarkStart w:id="125" w:name="ZOTERO_BREF_lvAgpaaguh73"/>
      <w:bookmarkEnd w:id="124"/>
      <w:r>
        <w:rPr>
          <w:iCs/>
          <w:sz w:val="24"/>
          <w:szCs w:val="24"/>
        </w:rPr>
        <w:t>(</w:t>
      </w:r>
      <w:r>
        <w:rPr>
          <w:i/>
        </w:rPr>
        <w:t>17</w:t>
      </w:r>
      <w:r>
        <w:t>)</w:t>
      </w:r>
      <w:bookmarkEnd w:id="125"/>
      <w:r>
        <w:rPr>
          <w:iCs/>
          <w:sz w:val="24"/>
          <w:szCs w:val="24"/>
        </w:rPr>
        <w:t xml:space="preserve">, </w:t>
      </w:r>
      <w:r>
        <w:rPr>
          <w:sz w:val="24"/>
          <w:szCs w:val="24"/>
        </w:rPr>
        <w:t xml:space="preserve">with the benefit that this value is measured via a cheap, rapid to perform, non-damaging, spatially-resolved spectroscopy that can be easily deployed </w:t>
      </w:r>
      <w:r>
        <w:rPr>
          <w:i/>
          <w:iCs/>
          <w:sz w:val="24"/>
          <w:szCs w:val="24"/>
        </w:rPr>
        <w:t>in situ</w:t>
      </w:r>
      <w:r>
        <w:rPr>
          <w:sz w:val="24"/>
          <w:szCs w:val="24"/>
        </w:rPr>
        <w:t xml:space="preserve">. However, this is forgetting the importance of </w:t>
      </w:r>
      <w:r>
        <w:rPr>
          <w:sz w:val="24"/>
          <w:szCs w:val="24"/>
        </w:rPr>
        <w:lastRenderedPageBreak/>
        <w:t xml:space="preserve">ionic mixing effects on the thermodynamic properties of melts </w:t>
      </w:r>
      <w:bookmarkStart w:id="126" w:name="__UnoMark__1591_1826520858"/>
      <w:bookmarkStart w:id="127" w:name="ZOTERO_BREF_U3YkXk9rccpS"/>
      <w:bookmarkEnd w:id="126"/>
      <w:r>
        <w:rPr>
          <w:sz w:val="24"/>
          <w:szCs w:val="24"/>
        </w:rPr>
        <w:t>(</w:t>
      </w:r>
      <w:r>
        <w:rPr>
          <w:i/>
        </w:rPr>
        <w:t>15</w:t>
      </w:r>
      <w:r>
        <w:t xml:space="preserve">, </w:t>
      </w:r>
      <w:r>
        <w:rPr>
          <w:i/>
        </w:rPr>
        <w:t>9</w:t>
      </w:r>
      <w:r>
        <w:t xml:space="preserve">, </w:t>
      </w:r>
      <w:r>
        <w:rPr>
          <w:i/>
        </w:rPr>
        <w:t>13</w:t>
      </w:r>
      <w:r>
        <w:t>)</w:t>
      </w:r>
      <w:bookmarkEnd w:id="127"/>
      <w:r>
        <w:rPr>
          <w:sz w:val="24"/>
          <w:szCs w:val="24"/>
        </w:rPr>
        <w:t>. Indeed, Raman spectra are only a spectroscopic picture of the AlO</w:t>
      </w:r>
      <w:r>
        <w:rPr>
          <w:sz w:val="24"/>
          <w:szCs w:val="24"/>
          <w:vertAlign w:val="subscript"/>
        </w:rPr>
        <w:t>4</w:t>
      </w:r>
      <w:r>
        <w:rPr>
          <w:sz w:val="24"/>
          <w:szCs w:val="24"/>
        </w:rPr>
        <w:t>-SiO</w:t>
      </w:r>
      <w:r>
        <w:rPr>
          <w:sz w:val="24"/>
          <w:szCs w:val="24"/>
          <w:vertAlign w:val="subscript"/>
        </w:rPr>
        <w:t>4</w:t>
      </w:r>
      <w:r>
        <w:rPr>
          <w:sz w:val="24"/>
          <w:szCs w:val="24"/>
        </w:rPr>
        <w:t xml:space="preserve"> polyhedral network topology, which is barely affected by ionic mixing effects </w:t>
      </w:r>
      <w:bookmarkStart w:id="128" w:name="__UnoMark__1623_1826520858"/>
      <w:bookmarkStart w:id="129" w:name="ZOTERO_BREF_MP16dGVgrs1LG9uHKcwFx"/>
      <w:bookmarkEnd w:id="128"/>
      <w:r>
        <w:rPr>
          <w:sz w:val="24"/>
          <w:szCs w:val="24"/>
        </w:rPr>
        <w:t>(</w:t>
      </w:r>
      <w:r>
        <w:rPr>
          <w:i/>
        </w:rPr>
        <w:t>18</w:t>
      </w:r>
      <w:r>
        <w:t>)</w:t>
      </w:r>
      <w:bookmarkEnd w:id="129"/>
      <w:r>
        <w:rPr>
          <w:sz w:val="24"/>
          <w:szCs w:val="24"/>
        </w:rPr>
        <w:t xml:space="preserve">. Therefore, it should not be possible to predict melt viscosity from only Raman spectra. Our results confirm this: in the investigated system, while there is a general non-linear correlation between </w:t>
      </w:r>
      <w:proofErr w:type="spellStart"/>
      <w:r>
        <w:rPr>
          <w:i/>
          <w:iCs/>
          <w:sz w:val="24"/>
          <w:szCs w:val="24"/>
        </w:rPr>
        <w:t>R</w:t>
      </w:r>
      <w:r>
        <w:rPr>
          <w:i/>
          <w:iCs/>
          <w:sz w:val="24"/>
          <w:szCs w:val="24"/>
          <w:vertAlign w:val="subscript"/>
        </w:rPr>
        <w:t>Raman</w:t>
      </w:r>
      <w:proofErr w:type="spellEnd"/>
      <w:r>
        <w:rPr>
          <w:sz w:val="24"/>
          <w:szCs w:val="24"/>
        </w:rPr>
        <w:t xml:space="preserve"> and </w:t>
      </w:r>
      <w:proofErr w:type="spellStart"/>
      <w:r>
        <w:rPr>
          <w:i/>
          <w:iCs/>
          <w:sz w:val="24"/>
          <w:szCs w:val="24"/>
        </w:rPr>
        <w:t>T</w:t>
      </w:r>
      <w:r>
        <w:rPr>
          <w:i/>
          <w:iCs/>
          <w:sz w:val="24"/>
          <w:szCs w:val="24"/>
          <w:vertAlign w:val="subscript"/>
        </w:rPr>
        <w:t>g</w:t>
      </w:r>
      <w:proofErr w:type="spellEnd"/>
      <w:r>
        <w:rPr>
          <w:sz w:val="24"/>
          <w:szCs w:val="24"/>
        </w:rPr>
        <w:t xml:space="preserve"> for instance (Fig. 5B; Spearman correlation coefficient </w:t>
      </w:r>
      <w:proofErr w:type="spellStart"/>
      <w:r>
        <w:rPr>
          <w:i/>
          <w:iCs/>
          <w:sz w:val="24"/>
          <w:szCs w:val="24"/>
        </w:rPr>
        <w:t>r</w:t>
      </w:r>
      <w:r>
        <w:rPr>
          <w:i/>
          <w:iCs/>
          <w:sz w:val="24"/>
          <w:szCs w:val="24"/>
          <w:vertAlign w:val="subscript"/>
        </w:rPr>
        <w:t>s</w:t>
      </w:r>
      <w:proofErr w:type="spellEnd"/>
      <w:r>
        <w:rPr>
          <w:sz w:val="24"/>
          <w:szCs w:val="24"/>
        </w:rPr>
        <w:t xml:space="preserve"> = 0.98),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 xml:space="preserve">) </w:t>
      </w:r>
      <w:r>
        <w:rPr>
          <w:sz w:val="24"/>
          <w:szCs w:val="24"/>
        </w:rPr>
        <w:t xml:space="preserve">and melt fragility </w:t>
      </w:r>
      <w:r>
        <w:rPr>
          <w:i/>
          <w:iCs/>
          <w:sz w:val="24"/>
          <w:szCs w:val="24"/>
        </w:rPr>
        <w:t>m</w:t>
      </w:r>
      <w:r>
        <w:rPr>
          <w:sz w:val="24"/>
          <w:szCs w:val="24"/>
        </w:rPr>
        <w:t xml:space="preserve"> display complex variations with </w:t>
      </w:r>
      <w:proofErr w:type="spellStart"/>
      <w:r>
        <w:rPr>
          <w:i/>
          <w:sz w:val="24"/>
          <w:szCs w:val="24"/>
        </w:rPr>
        <w:t>R</w:t>
      </w:r>
      <w:r>
        <w:rPr>
          <w:i/>
          <w:sz w:val="24"/>
          <w:szCs w:val="24"/>
          <w:vertAlign w:val="subscript"/>
        </w:rPr>
        <w:t>Raman</w:t>
      </w:r>
      <w:proofErr w:type="spellEnd"/>
      <w:r>
        <w:rPr>
          <w:sz w:val="24"/>
          <w:szCs w:val="24"/>
        </w:rPr>
        <w:t xml:space="preserve"> (Fig. 5C,D). Such complexity further explains why no general model of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 xml:space="preserve">) </w:t>
      </w:r>
      <w:r>
        <w:rPr>
          <w:sz w:val="24"/>
          <w:szCs w:val="24"/>
        </w:rPr>
        <w:t xml:space="preserve">or </w:t>
      </w:r>
      <w:r>
        <w:rPr>
          <w:i/>
          <w:iCs/>
          <w:sz w:val="24"/>
          <w:szCs w:val="24"/>
        </w:rPr>
        <w:t>m</w:t>
      </w:r>
      <w:r>
        <w:rPr>
          <w:sz w:val="24"/>
          <w:szCs w:val="24"/>
        </w:rPr>
        <w:t xml:space="preserve"> has been proposed to date.</w:t>
      </w:r>
    </w:p>
    <w:p w14:paraId="2617AAF1" w14:textId="77777777" w:rsidR="001502D2" w:rsidRDefault="001502D2">
      <w:pPr>
        <w:rPr>
          <w:iCs/>
          <w:sz w:val="24"/>
          <w:szCs w:val="24"/>
        </w:rPr>
      </w:pPr>
    </w:p>
    <w:p w14:paraId="75059A4B" w14:textId="77777777" w:rsidR="001502D2" w:rsidRDefault="00CD6953">
      <w:pPr>
        <w:pStyle w:val="Paragraph"/>
        <w:spacing w:before="0"/>
        <w:ind w:firstLine="0"/>
      </w:pPr>
      <w:r>
        <w:rPr>
          <w:b/>
          <w:bCs/>
        </w:rPr>
        <w:t>The trans-theoretical character of the model allows adopting a new vision about a problem like melt viscous flow and glass transition.</w:t>
      </w:r>
      <w:r>
        <w:t xml:space="preserve"> For aluminosilicate melts, it allows observing the link between two theories: Adam-Gibbs (AG) and Free Volume (FV). In the FV theory, solid-like and liquid-like molecular cells are distinguished and separated by a critical volume </w:t>
      </w:r>
      <w:bookmarkStart w:id="130" w:name="__DdeLink__33616_998215430"/>
      <w:r>
        <w:rPr>
          <w:i/>
        </w:rPr>
        <w:t>v</w:t>
      </w:r>
      <w:bookmarkEnd w:id="130"/>
      <w:r>
        <w:rPr>
          <w:i/>
          <w:vertAlign w:val="superscript"/>
        </w:rPr>
        <w:t>*</w:t>
      </w:r>
      <w: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t xml:space="preserve"> characterized by an </w:t>
      </w:r>
      <w:proofErr w:type="spellStart"/>
      <w:r>
        <w:t>intrisic</w:t>
      </w:r>
      <w:proofErr w:type="spellEnd"/>
      <w:r>
        <w:t xml:space="preserve"> entropy </w:t>
      </w:r>
      <w:r>
        <w:rPr>
          <w:i/>
        </w:rPr>
        <w:t>S</w:t>
      </w:r>
      <w:r>
        <w:rPr>
          <w:i/>
          <w:vertAlign w:val="subscript"/>
        </w:rPr>
        <w:t>c</w:t>
      </w:r>
      <w:r>
        <w:rPr>
          <w:i/>
          <w:vertAlign w:val="superscript"/>
        </w:rPr>
        <w:t>*</w:t>
      </w:r>
      <w:r>
        <w:t xml:space="preserve">. The two theories thus share some common philosophical background: viscous flow is assumed to occur via some sort of cooperative movements of molecular entities in the melt. This background can be retrieved when diving into the details of the parameters of eq. 1 and 2. Indeed, </w:t>
      </w:r>
      <w:r>
        <w:rPr>
          <w:i/>
        </w:rPr>
        <w:t>B</w:t>
      </w:r>
      <w:r>
        <w:rPr>
          <w:i/>
          <w:vertAlign w:val="subscript"/>
        </w:rPr>
        <w:t xml:space="preserve">CG </w:t>
      </w:r>
      <w:r>
        <w:t xml:space="preserve">embeds some structural information because it depends on </w:t>
      </w:r>
      <w:bookmarkStart w:id="131" w:name="__DdeLink__33616_9982154301"/>
      <w:r>
        <w:rPr>
          <w:i/>
        </w:rPr>
        <w:t>v</w:t>
      </w:r>
      <w:bookmarkEnd w:id="131"/>
      <w:r>
        <w:rPr>
          <w:i/>
          <w:vertAlign w:val="superscript"/>
        </w:rPr>
        <w:t>*</w:t>
      </w:r>
      <w:r>
        <w:t>:</w:t>
      </w:r>
    </w:p>
    <w:p w14:paraId="72FD18AB" w14:textId="77777777" w:rsidR="001502D2" w:rsidRDefault="00CD6953">
      <w:pPr>
        <w:pStyle w:val="Paragraph"/>
        <w:tabs>
          <w:tab w:val="left" w:pos="8222"/>
        </w:tabs>
        <w:spacing w:before="0"/>
        <w:ind w:firstLine="0"/>
      </w:pPr>
      <w:r>
        <w:rPr>
          <w:i/>
        </w:rPr>
        <w:t>B</w:t>
      </w:r>
      <w:r>
        <w:rPr>
          <w:i/>
          <w:vertAlign w:val="subscript"/>
        </w:rPr>
        <w:t>CG</w:t>
      </w:r>
      <w:r>
        <w:rPr>
          <w:i/>
        </w:rPr>
        <w:t xml:space="preserve"> = v</w:t>
      </w:r>
      <w:r>
        <w:rPr>
          <w:i/>
          <w:vertAlign w:val="superscript"/>
        </w:rPr>
        <w:t>*</w:t>
      </w:r>
      <w:r>
        <w:rPr>
          <w:i/>
        </w:rPr>
        <w:t xml:space="preserve"> z</w:t>
      </w:r>
      <w:r>
        <w:rPr>
          <w:i/>
          <w:vertAlign w:val="subscript"/>
        </w:rPr>
        <w:t>o</w:t>
      </w:r>
      <w:r>
        <w:rPr>
          <w:i/>
        </w:rPr>
        <w:t>,</w:t>
      </w:r>
      <w:r>
        <w:rPr>
          <w:i/>
        </w:rPr>
        <w:tab/>
        <w:t>(5)</w:t>
      </w:r>
    </w:p>
    <w:p w14:paraId="72A847D6" w14:textId="77777777" w:rsidR="001502D2" w:rsidRDefault="00CD6953">
      <w:pPr>
        <w:pStyle w:val="Paragraph"/>
        <w:spacing w:before="0"/>
        <w:ind w:firstLine="0"/>
      </w:pPr>
      <w:r>
        <w:t xml:space="preserve">where </w:t>
      </w:r>
      <w:r>
        <w:rPr>
          <w:i/>
        </w:rPr>
        <w:t>z</w:t>
      </w:r>
      <w:r>
        <w:rPr>
          <w:i/>
          <w:vertAlign w:val="subscript"/>
        </w:rPr>
        <w:t>o</w:t>
      </w:r>
      <w:r>
        <w:t xml:space="preserve"> is an adjustable parameter. Similarly, the ratio </w:t>
      </w:r>
      <w:r>
        <w:rPr>
          <w:i/>
        </w:rPr>
        <w:t>B</w:t>
      </w:r>
      <w:r>
        <w:rPr>
          <w:i/>
          <w:vertAlign w:val="subscript"/>
        </w:rPr>
        <w:t>e</w:t>
      </w:r>
      <w:r>
        <w:rPr>
          <w:i/>
        </w:rPr>
        <w:t>/</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t xml:space="preserve"> embeds molecular subunits </w:t>
      </w:r>
      <w:proofErr w:type="spellStart"/>
      <w:r>
        <w:t>lengthscale</w:t>
      </w:r>
      <w:proofErr w:type="spellEnd"/>
      <w:r>
        <w:t xml:space="preserve"> information as</w:t>
      </w:r>
    </w:p>
    <w:p w14:paraId="3CD8D65A" w14:textId="77777777" w:rsidR="001502D2" w:rsidRDefault="00CD6953">
      <w:pPr>
        <w:pStyle w:val="Paragraph"/>
        <w:tabs>
          <w:tab w:val="left" w:pos="8238"/>
        </w:tabs>
        <w:spacing w:before="0"/>
        <w:ind w:firstLine="0"/>
      </w:pPr>
      <w:r>
        <w:rPr>
          <w:i/>
        </w:rPr>
        <w:t>B</w:t>
      </w:r>
      <w:r>
        <w:rPr>
          <w:i/>
          <w:vertAlign w:val="subscript"/>
        </w:rPr>
        <w:t>e</w:t>
      </w:r>
      <w:r>
        <w:rPr>
          <w:i/>
        </w:rPr>
        <w:t>/</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w:t>
      </w:r>
      <w:proofErr w:type="spellStart"/>
      <w:r>
        <w:rPr>
          <w:i/>
        </w:rPr>
        <w:t>T</w:t>
      </w:r>
      <w:r>
        <w:rPr>
          <w:i/>
          <w:vertAlign w:val="subscript"/>
        </w:rPr>
        <w:t>g</w:t>
      </w:r>
      <w:proofErr w:type="spellEnd"/>
      <w:r>
        <w:rPr>
          <w:i/>
        </w:rPr>
        <w:t>) ] / R</w:t>
      </w:r>
      <w:r>
        <w:rPr>
          <w:i/>
          <w:vertAlign w:val="subscript"/>
        </w:rPr>
        <w:t xml:space="preserve"> </w:t>
      </w:r>
      <w:r>
        <w:rPr>
          <w:i/>
        </w:rPr>
        <w:t>,</w:t>
      </w:r>
      <w:r>
        <w:rPr>
          <w:i/>
        </w:rPr>
        <w:tab/>
        <w:t>(6)</w:t>
      </w:r>
    </w:p>
    <w:p w14:paraId="65A40D0A" w14:textId="77777777" w:rsidR="001502D2" w:rsidRDefault="00CD6953">
      <w:pPr>
        <w:pStyle w:val="Paragraph"/>
        <w:spacing w:before="0"/>
        <w:ind w:firstLine="0"/>
      </w:pPr>
      <w:r>
        <w:lastRenderedPageBreak/>
        <w:t xml:space="preserve">with </w:t>
      </w:r>
      <w:r>
        <w:rPr>
          <w:rFonts w:ascii="Ubuntu" w:hAnsi="Ubuntu"/>
          <w:i/>
        </w:rPr>
        <w:t>Δ</w:t>
      </w:r>
      <w:r>
        <w:rPr>
          <w:rFonts w:ascii="Liberation Serif" w:hAnsi="Liberation Serif"/>
          <w:i/>
        </w:rPr>
        <w:t>µ</w:t>
      </w:r>
      <w:r>
        <w:t xml:space="preserve"> the energy barriers opposed to the rearrangement of molecular subunits of size </w:t>
      </w:r>
      <w:r>
        <w:rPr>
          <w:i/>
        </w:rPr>
        <w:t>z</w:t>
      </w:r>
      <w:r>
        <w:rPr>
          <w:i/>
          <w:vertAlign w:val="superscript"/>
        </w:rPr>
        <w:t>*</w:t>
      </w:r>
      <w:r>
        <w:rPr>
          <w:i/>
        </w:rPr>
        <w:t>(</w:t>
      </w:r>
      <w:proofErr w:type="spellStart"/>
      <w:r>
        <w:rPr>
          <w:i/>
        </w:rPr>
        <w:t>T</w:t>
      </w:r>
      <w:r>
        <w:rPr>
          <w:i/>
          <w:vertAlign w:val="subscript"/>
        </w:rPr>
        <w:t>g</w:t>
      </w:r>
      <w:proofErr w:type="spellEnd"/>
      <w:r>
        <w:rPr>
          <w:i/>
        </w:rPr>
        <w:t>)</w:t>
      </w:r>
      <w:r>
        <w:t xml:space="preserve">, and R the perfect gas constant. Now let’s consider </w:t>
      </w:r>
      <w:bookmarkStart w:id="132" w:name="__DdeLink__33616_99821543011"/>
      <w:r>
        <w:rPr>
          <w:i/>
        </w:rPr>
        <w:t>v</w:t>
      </w:r>
      <w:bookmarkEnd w:id="132"/>
      <w:r>
        <w:rPr>
          <w:i/>
          <w:vertAlign w:val="superscript"/>
        </w:rPr>
        <w:t>*</w:t>
      </w:r>
      <w:r>
        <w:t xml:space="preserve"> and </w:t>
      </w:r>
      <w:r>
        <w:rPr>
          <w:i/>
        </w:rPr>
        <w:t>z</w:t>
      </w:r>
      <w:r>
        <w:rPr>
          <w:i/>
          <w:vertAlign w:val="superscript"/>
        </w:rPr>
        <w:t>*</w:t>
      </w:r>
      <w:r>
        <w:t xml:space="preserve"> as structural parameters embedding information about the volume or </w:t>
      </w:r>
      <w:proofErr w:type="spellStart"/>
      <w:r>
        <w:t>lengthscale</w:t>
      </w:r>
      <w:proofErr w:type="spellEnd"/>
      <w:r>
        <w:t xml:space="preserve"> of cooperative molecular regions. In this case, they should directly depend on melt or glass structure. This is confirmed by the fact that both </w:t>
      </w:r>
      <w:r>
        <w:rPr>
          <w:i/>
        </w:rPr>
        <w:t>B</w:t>
      </w:r>
      <w:r>
        <w:rPr>
          <w:i/>
          <w:vertAlign w:val="subscript"/>
        </w:rPr>
        <w:t>CG</w:t>
      </w:r>
      <w:r>
        <w:rPr>
          <w:i/>
        </w:rPr>
        <w:t xml:space="preserve"> </w:t>
      </w:r>
      <w:r>
        <w:t xml:space="preserve">and </w:t>
      </w:r>
      <w:r>
        <w:rPr>
          <w:i/>
          <w:iCs/>
        </w:rPr>
        <w:t>B</w:t>
      </w:r>
      <w:r>
        <w:rPr>
          <w:i/>
          <w:iCs/>
          <w:vertAlign w:val="subscript"/>
        </w:rPr>
        <w:t>e</w:t>
      </w:r>
      <w:r>
        <w:rPr>
          <w:i/>
          <w:iCs/>
        </w:rPr>
        <w:t>/</w:t>
      </w:r>
      <w:proofErr w:type="spellStart"/>
      <w:r>
        <w:rPr>
          <w:i/>
          <w:iCs/>
        </w:rPr>
        <w:t>S</w:t>
      </w:r>
      <w:r>
        <w:rPr>
          <w:i/>
          <w:iCs/>
          <w:vertAlign w:val="superscript"/>
        </w:rPr>
        <w:t>conf</w:t>
      </w:r>
      <w:proofErr w:type="spellEnd"/>
      <w:r>
        <w:rPr>
          <w:i/>
          <w:iCs/>
        </w:rPr>
        <w:t>(</w:t>
      </w:r>
      <w:proofErr w:type="spellStart"/>
      <w:r>
        <w:rPr>
          <w:i/>
          <w:iCs/>
        </w:rPr>
        <w:t>T</w:t>
      </w:r>
      <w:r>
        <w:rPr>
          <w:i/>
          <w:iCs/>
          <w:vertAlign w:val="subscript"/>
        </w:rPr>
        <w:t>g</w:t>
      </w:r>
      <w:proofErr w:type="spellEnd"/>
      <w:r>
        <w:rPr>
          <w:i/>
          <w:iCs/>
        </w:rPr>
        <w:t>)</w:t>
      </w:r>
      <w:r>
        <w:t xml:space="preserve"> correlate very well with</w:t>
      </w:r>
      <w:r>
        <w:rPr>
          <w:i/>
        </w:rPr>
        <w:t xml:space="preserve"> </w:t>
      </w:r>
      <w:proofErr w:type="spellStart"/>
      <w:r>
        <w:rPr>
          <w:i/>
        </w:rPr>
        <w:t>R</w:t>
      </w:r>
      <w:r>
        <w:rPr>
          <w:i/>
          <w:vertAlign w:val="subscript"/>
        </w:rPr>
        <w:t>Raman</w:t>
      </w:r>
      <w:proofErr w:type="spellEnd"/>
      <w:r>
        <w:t xml:space="preserve"> (Fig. 5E,F, </w:t>
      </w:r>
      <w:proofErr w:type="spellStart"/>
      <w:r>
        <w:rPr>
          <w:i/>
          <w:iCs/>
        </w:rPr>
        <w:t>r</w:t>
      </w:r>
      <w:r>
        <w:rPr>
          <w:i/>
          <w:iCs/>
          <w:vertAlign w:val="subscript"/>
        </w:rPr>
        <w:t>s</w:t>
      </w:r>
      <w:proofErr w:type="spellEnd"/>
      <w:r>
        <w:t xml:space="preserve"> = 0.987 and 0.985 respectively), which provides information about the network connectivity; the higher</w:t>
      </w:r>
      <w:r>
        <w:rPr>
          <w:i/>
        </w:rPr>
        <w:t xml:space="preserve"> </w:t>
      </w:r>
      <w:proofErr w:type="spellStart"/>
      <w:r>
        <w:rPr>
          <w:i/>
        </w:rPr>
        <w:t>R</w:t>
      </w:r>
      <w:r>
        <w:rPr>
          <w:i/>
          <w:vertAlign w:val="subscript"/>
        </w:rPr>
        <w:t>Raman</w:t>
      </w:r>
      <w:proofErr w:type="spellEnd"/>
      <w:r>
        <w:t xml:space="preserve"> is, the higher the interconnection between polyhedral units, thus the higher the 3D network topology </w:t>
      </w:r>
      <w:bookmarkStart w:id="133" w:name="__UnoMark__1655_1826520858"/>
      <w:bookmarkStart w:id="134" w:name="ZOTERO_BREF_k8YcRWQcYbGhO91Lf1NmX"/>
      <w:bookmarkEnd w:id="133"/>
      <w:r>
        <w:rPr>
          <w:i/>
        </w:rPr>
        <w:t>(19</w:t>
      </w:r>
      <w:r>
        <w:t>)</w:t>
      </w:r>
      <w:bookmarkEnd w:id="134"/>
      <w:r>
        <w:rPr>
          <w:i/>
        </w:rPr>
        <w:t>.</w:t>
      </w:r>
      <w:r>
        <w:t xml:space="preserve"> In detail, this implies that it actually should be possible to develop a free-volume version of the AG theory, as it has been proposed </w:t>
      </w:r>
      <w:bookmarkStart w:id="135" w:name="__UnoMark__1695_1826520858"/>
      <w:bookmarkStart w:id="136" w:name="ZOTERO_BREF_ixYaD1sWKWp8EvqzOvtpo"/>
      <w:bookmarkEnd w:id="135"/>
      <w:r>
        <w:t>(</w:t>
      </w:r>
      <w:r>
        <w:rPr>
          <w:i/>
        </w:rPr>
        <w:t>20</w:t>
      </w:r>
      <w:r>
        <w:t xml:space="preserve">, </w:t>
      </w:r>
      <w:r>
        <w:rPr>
          <w:i/>
        </w:rPr>
        <w:t>21</w:t>
      </w:r>
      <w:r>
        <w:t>)</w:t>
      </w:r>
      <w:bookmarkEnd w:id="136"/>
      <w:r>
        <w:t xml:space="preserve">. More generally, the links between </w:t>
      </w:r>
      <w:r>
        <w:rPr>
          <w:i/>
        </w:rPr>
        <w:t>B</w:t>
      </w:r>
      <w:r>
        <w:rPr>
          <w:i/>
          <w:vertAlign w:val="subscript"/>
        </w:rPr>
        <w:t>CG</w:t>
      </w:r>
      <w:r>
        <w:rPr>
          <w:i/>
        </w:rPr>
        <w:t>,</w:t>
      </w:r>
      <w:r>
        <w:t xml:space="preserve"> </w:t>
      </w:r>
      <w:r>
        <w:rPr>
          <w:i/>
          <w:iCs/>
        </w:rPr>
        <w:t>B</w:t>
      </w:r>
      <w:r>
        <w:rPr>
          <w:i/>
          <w:iCs/>
          <w:vertAlign w:val="subscript"/>
        </w:rPr>
        <w:t>e</w:t>
      </w:r>
      <w:r>
        <w:rPr>
          <w:i/>
          <w:iCs/>
        </w:rPr>
        <w:t>/</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t xml:space="preserve"> and</w:t>
      </w:r>
      <w:r>
        <w:rPr>
          <w:i/>
        </w:rPr>
        <w:t xml:space="preserve"> </w:t>
      </w:r>
      <w:proofErr w:type="spellStart"/>
      <w:r>
        <w:rPr>
          <w:i/>
        </w:rPr>
        <w:t>R</w:t>
      </w:r>
      <w:r>
        <w:rPr>
          <w:i/>
          <w:vertAlign w:val="subscript"/>
        </w:rPr>
        <w:t>Raman</w:t>
      </w:r>
      <w:proofErr w:type="spellEnd"/>
      <w:r>
        <w:t xml:space="preserve"> support the hypothesis that melt viscous flow occurs when a critical molecular </w:t>
      </w:r>
      <w:proofErr w:type="spellStart"/>
      <w:r>
        <w:t>lengthscale</w:t>
      </w:r>
      <w:proofErr w:type="spellEnd"/>
      <w:r>
        <w:t xml:space="preserve"> is reached. This </w:t>
      </w:r>
      <w:proofErr w:type="spellStart"/>
      <w:r>
        <w:t>lengthscale</w:t>
      </w:r>
      <w:proofErr w:type="spellEnd"/>
      <w:r>
        <w:t xml:space="preserve"> can be determined from Raman spectra (Fig. 5</w:t>
      </w:r>
      <w:proofErr w:type="gramStart"/>
      <w:r>
        <w:t>E,F</w:t>
      </w:r>
      <w:proofErr w:type="gramEnd"/>
      <w:r>
        <w:t xml:space="preserve">) and strongly influences the glass transition temperature </w:t>
      </w:r>
      <w:proofErr w:type="spellStart"/>
      <w:r>
        <w:rPr>
          <w:i/>
        </w:rPr>
        <w:t>T</w:t>
      </w:r>
      <w:r>
        <w:rPr>
          <w:i/>
          <w:vertAlign w:val="subscript"/>
        </w:rPr>
        <w:t>g</w:t>
      </w:r>
      <w:proofErr w:type="spellEnd"/>
      <w:r>
        <w:t xml:space="preserve"> (Fig. 5B). In detail, entropic effects (like the excess of entropy resulting from the MAE) also affect </w:t>
      </w:r>
      <w:proofErr w:type="spellStart"/>
      <w:proofErr w:type="gramStart"/>
      <w:r>
        <w:rPr>
          <w:i/>
        </w:rPr>
        <w:t>T</w:t>
      </w:r>
      <w:r>
        <w:rPr>
          <w:i/>
          <w:vertAlign w:val="subscript"/>
        </w:rPr>
        <w:t>g</w:t>
      </w:r>
      <w:proofErr w:type="spellEnd"/>
      <w:r>
        <w:t xml:space="preserve">  </w:t>
      </w:r>
      <w:bookmarkStart w:id="137" w:name="__UnoMark__1727_1826520858"/>
      <w:bookmarkStart w:id="138" w:name="ZOTERO_BREF_n40T7dCGCMLIEK8nkVG7i"/>
      <w:bookmarkEnd w:id="137"/>
      <w:r>
        <w:t>(</w:t>
      </w:r>
      <w:proofErr w:type="gramEnd"/>
      <w:r>
        <w:rPr>
          <w:i/>
        </w:rPr>
        <w:t>18</w:t>
      </w:r>
      <w:r>
        <w:t xml:space="preserve"> and references cited therein)</w:t>
      </w:r>
      <w:bookmarkEnd w:id="138"/>
      <w:r>
        <w:t xml:space="preserve"> but their influence remains limited compared to that of the polyhedral network topology (Fig. 5B). On the other hand, such entropic effects strongly control the rate at which supercooled melt viscosity changes as a function of T, or in other terms, the melt fragility </w:t>
      </w:r>
      <w:r>
        <w:rPr>
          <w:i/>
        </w:rPr>
        <w:t xml:space="preserve">m </w:t>
      </w:r>
      <w:r>
        <w:t xml:space="preserve">because </w:t>
      </w:r>
      <m:oMath>
        <m:r>
          <w:rPr>
            <w:rFonts w:ascii="Cambria Math" w:hAnsi="Cambria Math"/>
          </w:rPr>
          <m:t>m∝</m:t>
        </m:r>
        <m:f>
          <m:fPr>
            <m:type m:val="lin"/>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p</m:t>
                </m:r>
              </m:sub>
              <m:sup>
                <m:r>
                  <w:rPr>
                    <w:rFonts w:ascii="Cambria Math" w:hAnsi="Cambria Math"/>
                  </w:rPr>
                  <m:t>conf</m:t>
                </m:r>
              </m:sup>
            </m:sSubSup>
          </m:num>
          <m:den>
            <m:sSup>
              <m:sSupPr>
                <m:ctrlPr>
                  <w:rPr>
                    <w:rFonts w:ascii="Cambria Math" w:hAnsi="Cambria Math"/>
                  </w:rPr>
                </m:ctrlPr>
              </m:sSupPr>
              <m:e>
                <m:r>
                  <w:rPr>
                    <w:rFonts w:ascii="Cambria Math" w:hAnsi="Cambria Math"/>
                  </w:rPr>
                  <m:t>S</m:t>
                </m:r>
              </m:e>
              <m:sup>
                <m:r>
                  <w:rPr>
                    <w:rFonts w:ascii="Cambria Math" w:hAnsi="Cambria Math"/>
                  </w:rPr>
                  <m:t>conf</m:t>
                </m:r>
              </m:sup>
            </m:sSup>
          </m:den>
        </m:f>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e>
        </m:d>
      </m:oMath>
      <w:r>
        <w:t xml:space="preserve"> (Fig. S5)</w:t>
      </w:r>
      <w:r>
        <w:rPr>
          <w:i/>
        </w:rPr>
        <w:t>.</w:t>
      </w:r>
      <w:r>
        <w:t xml:space="preserve"> Actually, we may consider that such mixing phenomena are allowed by the non-</w:t>
      </w:r>
      <w:proofErr w:type="spellStart"/>
      <w:r>
        <w:t>ergotic</w:t>
      </w:r>
      <w:proofErr w:type="spellEnd"/>
      <w:r>
        <w:t xml:space="preserve"> nature of melts, their inhomogeneities being frozen into glasses below </w:t>
      </w:r>
      <w:proofErr w:type="spellStart"/>
      <w:r>
        <w:rPr>
          <w:i/>
        </w:rPr>
        <w:t>T</w:t>
      </w:r>
      <w:r>
        <w:rPr>
          <w:i/>
          <w:vertAlign w:val="subscript"/>
        </w:rPr>
        <w:t>g</w:t>
      </w:r>
      <w:proofErr w:type="spellEnd"/>
      <w:r>
        <w:t>. Following from this idea, it is possible to relate</w:t>
      </w:r>
      <w:r>
        <w:rPr>
          <w:i/>
        </w:rPr>
        <w:t xml:space="preserve"> m </w:t>
      </w:r>
      <w:r>
        <w:t xml:space="preserve">to ongoing density fluctuations inherited from dynamic heterogeneities formed at supercooled T, i.e. </w:t>
      </w:r>
      <w:proofErr w:type="spellStart"/>
      <w:r>
        <w:t>T</w:t>
      </w:r>
      <w:r>
        <w:rPr>
          <w:vertAlign w:val="subscript"/>
        </w:rPr>
        <w:t>liquidus</w:t>
      </w:r>
      <w:proofErr w:type="spellEnd"/>
      <w:r>
        <w:t xml:space="preserve"> &lt; T &lt; </w:t>
      </w:r>
      <w:proofErr w:type="spellStart"/>
      <w:proofErr w:type="gramStart"/>
      <w:r>
        <w:t>T</w:t>
      </w:r>
      <w:r>
        <w:rPr>
          <w:vertAlign w:val="subscript"/>
        </w:rPr>
        <w:t>g</w:t>
      </w:r>
      <w:proofErr w:type="spellEnd"/>
      <w:r>
        <w:t xml:space="preserve">  </w:t>
      </w:r>
      <w:bookmarkStart w:id="139" w:name="__UnoMark__1759_1826520858"/>
      <w:bookmarkStart w:id="140" w:name="ZOTERO_BREF_i0wdParI7o0qhwPDDvfXI"/>
      <w:bookmarkEnd w:id="139"/>
      <w:r>
        <w:t>(</w:t>
      </w:r>
      <w:proofErr w:type="gramEnd"/>
      <w:r>
        <w:rPr>
          <w:i/>
        </w:rPr>
        <w:t>22</w:t>
      </w:r>
      <w:r>
        <w:t>)</w:t>
      </w:r>
      <w:bookmarkEnd w:id="140"/>
      <w:r>
        <w:t>. The nature of such heterogeneities is expected to change largely with melt composition, as we can recognize different cases for network organization as described by the Random Network for simple AX</w:t>
      </w:r>
      <w:r>
        <w:rPr>
          <w:vertAlign w:val="subscript"/>
        </w:rPr>
        <w:t>2</w:t>
      </w:r>
      <w:r>
        <w:t xml:space="preserve"> glasses like SiO</w:t>
      </w:r>
      <w:r>
        <w:rPr>
          <w:vertAlign w:val="subscript"/>
        </w:rPr>
        <w:t>2</w:t>
      </w:r>
      <w:r>
        <w:t xml:space="preserve"> </w:t>
      </w:r>
      <w:bookmarkStart w:id="141" w:name="__UnoMark__1791_1826520858"/>
      <w:bookmarkStart w:id="142" w:name="ZOTERO_BREF_YI48iyGHP0pT2g6bM9JcJ"/>
      <w:bookmarkEnd w:id="141"/>
      <w:r>
        <w:t>(</w:t>
      </w:r>
      <w:r>
        <w:rPr>
          <w:i/>
        </w:rPr>
        <w:t>23</w:t>
      </w:r>
      <w:r>
        <w:t>)</w:t>
      </w:r>
      <w:bookmarkEnd w:id="142"/>
      <w:r>
        <w:t xml:space="preserve">, the Modified Random Network for silicate liquids </w:t>
      </w:r>
      <w:bookmarkStart w:id="143" w:name="__UnoMark__1823_1826520858"/>
      <w:bookmarkStart w:id="144" w:name="ZOTERO_BREF_NaW5z3DlzzF4"/>
      <w:bookmarkEnd w:id="143"/>
      <w:r>
        <w:t>(</w:t>
      </w:r>
      <w:r>
        <w:rPr>
          <w:i/>
        </w:rPr>
        <w:t>24</w:t>
      </w:r>
      <w:r>
        <w:t>)</w:t>
      </w:r>
      <w:bookmarkEnd w:id="144"/>
      <w:r>
        <w:t xml:space="preserve"> and the Continuous </w:t>
      </w:r>
      <w:r>
        <w:lastRenderedPageBreak/>
        <w:t xml:space="preserve">Compensated Random Network </w:t>
      </w:r>
      <w:bookmarkStart w:id="145" w:name="__UnoMark__1863_1826520858"/>
      <w:bookmarkStart w:id="146" w:name="ZOTERO_BREF_7HUo3POt6jhK"/>
      <w:bookmarkEnd w:id="145"/>
      <w:r>
        <w:t>(</w:t>
      </w:r>
      <w:r>
        <w:rPr>
          <w:i/>
        </w:rPr>
        <w:t>25</w:t>
      </w:r>
      <w:r>
        <w:t xml:space="preserve">, </w:t>
      </w:r>
      <w:r>
        <w:rPr>
          <w:i/>
        </w:rPr>
        <w:t>2</w:t>
      </w:r>
      <w:r>
        <w:t>)</w:t>
      </w:r>
      <w:bookmarkEnd w:id="146"/>
      <w: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(Supplementary Text) and hence viscosity (Fig. 2A). </w:t>
      </w:r>
    </w:p>
    <w:p w14:paraId="61952A5F" w14:textId="77777777" w:rsidR="001502D2" w:rsidRDefault="001502D2">
      <w:pPr>
        <w:pStyle w:val="Paragraph"/>
        <w:spacing w:before="0"/>
        <w:ind w:firstLine="0"/>
      </w:pPr>
    </w:p>
    <w:p w14:paraId="32877460" w14:textId="77777777" w:rsidR="001502D2" w:rsidRDefault="00CD6953">
      <w:pPr>
        <w:pStyle w:val="Paragraph"/>
        <w:spacing w:before="0"/>
        <w:ind w:firstLine="0"/>
      </w:pPr>
      <w:r>
        <w:rPr>
          <w:b/>
          <w:bCs/>
        </w:rPr>
        <w:t xml:space="preserve">The presented approach is flexible, improvable, and transposable. </w:t>
      </w:r>
      <w:r>
        <w:t>The present model, which successfully links chemistry, structure and properties of aluminosilicate melts and glasses, i</w:t>
      </w:r>
      <w:r>
        <w:rPr>
          <w:iCs/>
        </w:rPr>
        <w:t>s a proof a concept, and is meant to change and evolve in the future</w:t>
      </w:r>
      <w:r>
        <w:t xml:space="preserve">. </w:t>
      </w:r>
      <w:r>
        <w:rPr>
          <w:iCs/>
        </w:rPr>
        <w:t>Different improvements will consist in, for instance, (</w:t>
      </w:r>
      <w:proofErr w:type="spellStart"/>
      <w:r>
        <w:rPr>
          <w:iCs/>
        </w:rPr>
        <w:t>i</w:t>
      </w:r>
      <w:proofErr w:type="spellEnd"/>
      <w:r>
        <w:rPr>
          <w:iCs/>
        </w:rPr>
        <w:t xml:space="preserve">) extending it to compositions containing cations like Ca, Mg, </w:t>
      </w:r>
      <w:proofErr w:type="spellStart"/>
      <w:r>
        <w:rPr>
          <w:iCs/>
        </w:rPr>
        <w:t>Ti</w:t>
      </w:r>
      <w:proofErr w:type="spellEnd"/>
      <w:r>
        <w:rPr>
          <w:iCs/>
        </w:rPr>
        <w:t xml:space="preserve"> or Fe, (ii) including other equations to predict melt viscosity, or (iii) adding other spectroscopic information like </w:t>
      </w:r>
      <w:r>
        <w:rPr>
          <w:iCs/>
          <w:vertAlign w:val="superscript"/>
        </w:rPr>
        <w:t>29</w:t>
      </w:r>
      <w:r>
        <w:rPr>
          <w:iCs/>
        </w:rPr>
        <w:t xml:space="preserve">Si and </w:t>
      </w:r>
      <w:r>
        <w:rPr>
          <w:iCs/>
          <w:vertAlign w:val="superscript"/>
        </w:rPr>
        <w:t>27</w:t>
      </w:r>
      <w:r>
        <w:rPr>
          <w:iCs/>
        </w:rPr>
        <w:t xml:space="preserve">Al nuclear magnetic resonance spectra. At the moment, the principal limitation of the model resides in the limited sets of experimental data available for training. The combination of different methods (early stopping, dropout, multitask learning, bagging) allowed successful training of the model on small datasets, but a significant number of compositions are still needed to obtain good results (more than 80 in the present case, see Supplementary Text and Fig. S2). This may represent a problem for including compositions for which available data are very sparse, like aluminate melts. In addition, entropy variations due to mixing of different alkali and alkaline-earth cations (e.g., Ca-K, Mg-K…) remain not well known, and this may be another difficulty to solve in the future. Despite such potential </w:t>
      </w:r>
      <w:proofErr w:type="gramStart"/>
      <w:r>
        <w:rPr>
          <w:iCs/>
        </w:rPr>
        <w:t>problems, and</w:t>
      </w:r>
      <w:proofErr w:type="gramEnd"/>
      <w:r>
        <w:rPr>
          <w:iCs/>
        </w:rPr>
        <w:t xml:space="preserve"> considering existing data on simple melts as well as geologic compositions, extension of the present model to compositions pertinent for geologic and industrial melts is realistic. More importantly, the present approach can be readily transposed to other problems in the fields of chemistry, physics, geo- and material sciences where only part of the problem can be solved via know equations, and other parts linking </w:t>
      </w:r>
      <w:r>
        <w:rPr>
          <w:iCs/>
        </w:rPr>
        <w:lastRenderedPageBreak/>
        <w:t xml:space="preserve">many different observations on an object like a material or a system are fully unknown but can be learn from data using deep learning. The present work proves that this is possible on small </w:t>
      </w:r>
      <w:proofErr w:type="gramStart"/>
      <w:r>
        <w:rPr>
          <w:iCs/>
        </w:rPr>
        <w:t>datasets, and</w:t>
      </w:r>
      <w:proofErr w:type="gramEnd"/>
      <w:r>
        <w:rPr>
          <w:iCs/>
        </w:rPr>
        <w:t xml:space="preserve"> can bring invaluable information about long-standing problems.</w:t>
      </w:r>
    </w:p>
    <w:p w14:paraId="11885601" w14:textId="77777777" w:rsidR="001502D2" w:rsidRDefault="001502D2">
      <w:pPr>
        <w:rPr>
          <w:iCs/>
          <w:sz w:val="24"/>
          <w:szCs w:val="24"/>
        </w:rPr>
      </w:pPr>
    </w:p>
    <w:p w14:paraId="365810A6" w14:textId="77777777" w:rsidR="001502D2" w:rsidRDefault="00CD6953">
      <w:pPr>
        <w:pStyle w:val="Refhead"/>
        <w:spacing w:before="0" w:after="0" w:line="480" w:lineRule="auto"/>
        <w:jc w:val="both"/>
      </w:pPr>
      <w:r>
        <w:t>References and Notes</w:t>
      </w:r>
      <w:bookmarkStart w:id="147" w:name="__UnoMark__11162_358539444"/>
      <w:bookmarkStart w:id="148" w:name="__UnoMark__11167_358539444"/>
      <w:bookmarkStart w:id="149" w:name="__UnoMark__11170_358539444"/>
      <w:bookmarkEnd w:id="147"/>
      <w:bookmarkEnd w:id="148"/>
      <w:bookmarkEnd w:id="149"/>
      <w:r>
        <w:t>.</w:t>
      </w:r>
      <w:r>
        <w:rPr>
          <w:b w:val="0"/>
          <w:bCs w:val="0"/>
        </w:rPr>
        <w:t xml:space="preserve"> (40 citations max main text)</w:t>
      </w:r>
    </w:p>
    <w:p w14:paraId="6B837131" w14:textId="77777777" w:rsidR="001502D2" w:rsidRDefault="00CD6953">
      <w:pPr>
        <w:pStyle w:val="Bibliography1"/>
      </w:pPr>
      <w:bookmarkStart w:id="150" w:name="__UnoMark__1305_1826520858"/>
      <w:bookmarkStart w:id="151" w:name="ZOTERO_BREF_ZSAN6dRHpKDB"/>
      <w:bookmarkEnd w:id="150"/>
      <w:r>
        <w:t xml:space="preserve">1. </w:t>
      </w:r>
      <w:r>
        <w:tab/>
        <w:t xml:space="preserve">Y. Wang, T. </w:t>
      </w:r>
      <w:proofErr w:type="spellStart"/>
      <w:r>
        <w:t>Sakamaki</w:t>
      </w:r>
      <w:proofErr w:type="spellEnd"/>
      <w:r>
        <w:t xml:space="preserve">, L. B. Skinner, Z. Jing, T. Yu, Y. </w:t>
      </w:r>
      <w:proofErr w:type="spellStart"/>
      <w:r>
        <w:t>Kono</w:t>
      </w:r>
      <w:proofErr w:type="spellEnd"/>
      <w:r>
        <w:t xml:space="preserve">, C. Park, G. Shen, M. L. Rivers, S. R. Sutton, Atomistic insight into viscosity and density of silicate melts under pressure. </w:t>
      </w:r>
      <w:r>
        <w:rPr>
          <w:i/>
        </w:rPr>
        <w:t xml:space="preserve">Nat. </w:t>
      </w:r>
      <w:proofErr w:type="spellStart"/>
      <w:r>
        <w:rPr>
          <w:i/>
        </w:rPr>
        <w:t>Commun</w:t>
      </w:r>
      <w:proofErr w:type="spellEnd"/>
      <w:r>
        <w:rPr>
          <w:i/>
        </w:rPr>
        <w:t>.</w:t>
      </w:r>
      <w:r>
        <w:t xml:space="preserve"> </w:t>
      </w:r>
      <w:r>
        <w:rPr>
          <w:b/>
        </w:rPr>
        <w:t>5</w:t>
      </w:r>
      <w:r>
        <w:t xml:space="preserve"> (2014), doi:10.1038/ncomms4241.</w:t>
      </w:r>
    </w:p>
    <w:p w14:paraId="2C9A4A2E" w14:textId="77777777" w:rsidR="001502D2" w:rsidRDefault="00CD6953">
      <w:pPr>
        <w:pStyle w:val="Bibliography1"/>
      </w:pPr>
      <w:r>
        <w:t xml:space="preserve">2. </w:t>
      </w:r>
      <w:r>
        <w:tab/>
        <w:t xml:space="preserve">C. Le Losq, D. R. Neuville, W. Chen, P. Florian, D. </w:t>
      </w:r>
      <w:proofErr w:type="spellStart"/>
      <w:r>
        <w:t>Massiot</w:t>
      </w:r>
      <w:proofErr w:type="spellEnd"/>
      <w:r>
        <w:t xml:space="preserve">, Z. Zhou, G. N. Greaves, Percolation channels: a universal idea to describe the atomic structure and dynamics of glasses and melts. </w:t>
      </w:r>
      <w:r>
        <w:rPr>
          <w:i/>
        </w:rPr>
        <w:t>Sci. Rep.</w:t>
      </w:r>
      <w:r>
        <w:t xml:space="preserve"> </w:t>
      </w:r>
      <w:r>
        <w:rPr>
          <w:b/>
        </w:rPr>
        <w:t>7</w:t>
      </w:r>
      <w:r>
        <w:t>, 16490 (2017).</w:t>
      </w:r>
    </w:p>
    <w:p w14:paraId="361C9769" w14:textId="77777777" w:rsidR="001502D2" w:rsidRDefault="00CD6953">
      <w:pPr>
        <w:pStyle w:val="Bibliography1"/>
      </w:pPr>
      <w:r>
        <w:t xml:space="preserve">3. </w:t>
      </w:r>
      <w:r>
        <w:tab/>
        <w:t xml:space="preserve">N. Saunders, A. </w:t>
      </w:r>
      <w:proofErr w:type="spellStart"/>
      <w:r>
        <w:t>Miodownik</w:t>
      </w:r>
      <w:proofErr w:type="spellEnd"/>
      <w:r>
        <w:t xml:space="preserve">, </w:t>
      </w:r>
      <w:r>
        <w:rPr>
          <w:i/>
        </w:rPr>
        <w:t>CALPHAD (calculation of phase diagrams): a comprehensive guide</w:t>
      </w:r>
      <w:r>
        <w:t xml:space="preserve"> (Elsevier., 1998).</w:t>
      </w:r>
    </w:p>
    <w:p w14:paraId="01E962AD" w14:textId="77777777" w:rsidR="001502D2" w:rsidRDefault="00CD6953">
      <w:pPr>
        <w:pStyle w:val="Bibliography1"/>
      </w:pPr>
      <w:r>
        <w:t xml:space="preserve">4. </w:t>
      </w:r>
      <w:r>
        <w:tab/>
        <w:t xml:space="preserve">D. C. Rapaport, </w:t>
      </w:r>
      <w:r>
        <w:rPr>
          <w:i/>
        </w:rPr>
        <w:t>The art of molecular dynamics simulation</w:t>
      </w:r>
      <w:r>
        <w:t xml:space="preserve"> (Cambridge University Press, Cambridge, U.K., ed. 2nd, 2004).</w:t>
      </w:r>
    </w:p>
    <w:p w14:paraId="717B3DEB" w14:textId="77777777" w:rsidR="001502D2" w:rsidRDefault="00CD6953">
      <w:pPr>
        <w:pStyle w:val="Bibliography1"/>
      </w:pPr>
      <w:r>
        <w:t xml:space="preserve">5. </w:t>
      </w:r>
      <w:r>
        <w:tab/>
        <w:t xml:space="preserve">C. Le Losq, M. R. </w:t>
      </w:r>
      <w:proofErr w:type="spellStart"/>
      <w:r>
        <w:t>Cicconi</w:t>
      </w:r>
      <w:proofErr w:type="spellEnd"/>
      <w:r>
        <w:t xml:space="preserve">, G. N. Greaves, D. R. Neuville, in </w:t>
      </w:r>
      <w:r>
        <w:rPr>
          <w:i/>
        </w:rPr>
        <w:t>Handbook of Glass</w:t>
      </w:r>
      <w:r>
        <w:t xml:space="preserve"> (Springer, 2019; https://www.springer.com/us/book/9783319937267).</w:t>
      </w:r>
    </w:p>
    <w:p w14:paraId="20034D9F" w14:textId="77777777" w:rsidR="001502D2" w:rsidRDefault="00CD6953">
      <w:pPr>
        <w:pStyle w:val="Bibliography1"/>
      </w:pPr>
      <w:r>
        <w:t xml:space="preserve">6. </w:t>
      </w:r>
      <w:r>
        <w:tab/>
        <w:t xml:space="preserve">D. B. </w:t>
      </w:r>
      <w:proofErr w:type="spellStart"/>
      <w:r>
        <w:t>Dingwell</w:t>
      </w:r>
      <w:proofErr w:type="spellEnd"/>
      <w:r>
        <w:t xml:space="preserve">, Volcanic Dilemma - Flow or Blow? </w:t>
      </w:r>
      <w:r>
        <w:rPr>
          <w:i/>
        </w:rPr>
        <w:t>Science</w:t>
      </w:r>
      <w:r>
        <w:t xml:space="preserve">. </w:t>
      </w:r>
      <w:r>
        <w:rPr>
          <w:b/>
        </w:rPr>
        <w:t>273</w:t>
      </w:r>
      <w:r>
        <w:t>, 1054–1055 (1996).</w:t>
      </w:r>
    </w:p>
    <w:p w14:paraId="39C590DF" w14:textId="77777777" w:rsidR="001502D2" w:rsidRDefault="00CD6953">
      <w:pPr>
        <w:pStyle w:val="Bibliography1"/>
      </w:pPr>
      <w:r>
        <w:t xml:space="preserve">7. </w:t>
      </w:r>
      <w:r>
        <w:tab/>
        <w:t xml:space="preserve">D. L. Morse, J. W. Evenson, Welcome to the Glass Age. </w:t>
      </w:r>
      <w:r>
        <w:rPr>
          <w:i/>
        </w:rPr>
        <w:t>Int. J. Appl. Glass Sci.</w:t>
      </w:r>
      <w:r>
        <w:t xml:space="preserve"> </w:t>
      </w:r>
      <w:r>
        <w:rPr>
          <w:b/>
        </w:rPr>
        <w:t>7</w:t>
      </w:r>
      <w:r>
        <w:t>, 409–412 (2016).</w:t>
      </w:r>
    </w:p>
    <w:p w14:paraId="6B53991F" w14:textId="77777777" w:rsidR="001502D2" w:rsidRDefault="00CD6953">
      <w:pPr>
        <w:pStyle w:val="Bibliography1"/>
      </w:pPr>
      <w:r>
        <w:t xml:space="preserve">8. </w:t>
      </w:r>
      <w:r>
        <w:tab/>
        <w:t xml:space="preserve">G. Adam, J. H. Gibbs, On the temperature dependence of cooperative relaxation properties in glass-forming liquids. </w:t>
      </w:r>
      <w:r>
        <w:rPr>
          <w:i/>
        </w:rPr>
        <w:t>J. Chem. Phys.</w:t>
      </w:r>
      <w:r>
        <w:t xml:space="preserve"> </w:t>
      </w:r>
      <w:r>
        <w:rPr>
          <w:b/>
        </w:rPr>
        <w:t>43</w:t>
      </w:r>
      <w:r>
        <w:t>, 139–146 (1965).</w:t>
      </w:r>
    </w:p>
    <w:p w14:paraId="01261980" w14:textId="77777777" w:rsidR="001502D2" w:rsidRDefault="00CD6953">
      <w:pPr>
        <w:pStyle w:val="Bibliography1"/>
      </w:pPr>
      <w:r>
        <w:t xml:space="preserve">9. </w:t>
      </w:r>
      <w:r>
        <w:tab/>
        <w:t xml:space="preserve">P. Richet, Viscosity and configurational entropy of silicate melts. </w:t>
      </w:r>
      <w:proofErr w:type="spellStart"/>
      <w:r>
        <w:rPr>
          <w:i/>
        </w:rPr>
        <w:t>Geochim</w:t>
      </w:r>
      <w:proofErr w:type="spellEnd"/>
      <w:r>
        <w:rPr>
          <w:i/>
        </w:rPr>
        <w:t xml:space="preserve">. </w:t>
      </w:r>
      <w:proofErr w:type="spellStart"/>
      <w:r>
        <w:rPr>
          <w:i/>
        </w:rPr>
        <w:t>Cosmochim</w:t>
      </w:r>
      <w:proofErr w:type="spellEnd"/>
      <w:r>
        <w:rPr>
          <w:i/>
        </w:rPr>
        <w:t>. Acta</w:t>
      </w:r>
      <w:r>
        <w:t xml:space="preserve">. </w:t>
      </w:r>
      <w:r>
        <w:rPr>
          <w:b/>
        </w:rPr>
        <w:t>48</w:t>
      </w:r>
      <w:r>
        <w:t>, 471–483 (1984).</w:t>
      </w:r>
    </w:p>
    <w:p w14:paraId="2DACF1E2" w14:textId="77777777" w:rsidR="001502D2" w:rsidRDefault="00CD6953">
      <w:pPr>
        <w:pStyle w:val="Bibliography1"/>
      </w:pPr>
      <w:r>
        <w:t xml:space="preserve">10. </w:t>
      </w:r>
      <w:r>
        <w:tab/>
        <w:t xml:space="preserve">C. A. Angell, Relaxation in liquids, polymers and plastic crystals—strong/fragile patterns and problems. </w:t>
      </w:r>
      <w:r>
        <w:rPr>
          <w:i/>
        </w:rPr>
        <w:t>J. Non-</w:t>
      </w:r>
      <w:proofErr w:type="spellStart"/>
      <w:r>
        <w:rPr>
          <w:i/>
        </w:rPr>
        <w:t>Cryst</w:t>
      </w:r>
      <w:proofErr w:type="spellEnd"/>
      <w:r>
        <w:rPr>
          <w:i/>
        </w:rPr>
        <w:t>. Solids</w:t>
      </w:r>
      <w:r>
        <w:t xml:space="preserve">. </w:t>
      </w:r>
      <w:r>
        <w:rPr>
          <w:b/>
        </w:rPr>
        <w:t>131</w:t>
      </w:r>
      <w:r>
        <w:t>, 13–31 (1991).</w:t>
      </w:r>
    </w:p>
    <w:p w14:paraId="5EC82F49" w14:textId="77777777" w:rsidR="001502D2" w:rsidRDefault="00CD6953">
      <w:pPr>
        <w:pStyle w:val="Bibliography1"/>
      </w:pPr>
      <w:r>
        <w:t xml:space="preserve">11. </w:t>
      </w:r>
      <w:r>
        <w:tab/>
        <w:t xml:space="preserve">Y. </w:t>
      </w:r>
      <w:proofErr w:type="spellStart"/>
      <w:r>
        <w:t>Bottinga</w:t>
      </w:r>
      <w:proofErr w:type="spellEnd"/>
      <w:r>
        <w:t xml:space="preserve">, P. Richet, A. Sipp, Viscosity regimes of homogeneous silicate melts. </w:t>
      </w:r>
      <w:r>
        <w:rPr>
          <w:i/>
        </w:rPr>
        <w:t>Am. Mineral.</w:t>
      </w:r>
      <w:r>
        <w:t xml:space="preserve"> </w:t>
      </w:r>
      <w:r>
        <w:rPr>
          <w:b/>
        </w:rPr>
        <w:t>80</w:t>
      </w:r>
      <w:r>
        <w:t>, 305–318 (1995).</w:t>
      </w:r>
    </w:p>
    <w:p w14:paraId="40CAF419" w14:textId="77777777" w:rsidR="001502D2" w:rsidRDefault="00CD6953">
      <w:pPr>
        <w:pStyle w:val="Bibliography1"/>
      </w:pPr>
      <w:r>
        <w:t xml:space="preserve">12. </w:t>
      </w:r>
      <w:r>
        <w:tab/>
        <w:t xml:space="preserve">M. H. Cohen, G. S. </w:t>
      </w:r>
      <w:proofErr w:type="spellStart"/>
      <w:r>
        <w:t>Grest</w:t>
      </w:r>
      <w:proofErr w:type="spellEnd"/>
      <w:r>
        <w:t xml:space="preserve">, Liquid-glass transition, a free-volume approach. </w:t>
      </w:r>
      <w:r>
        <w:rPr>
          <w:i/>
        </w:rPr>
        <w:t>Phys. Rev. B</w:t>
      </w:r>
      <w:r>
        <w:t xml:space="preserve">. </w:t>
      </w:r>
      <w:r>
        <w:rPr>
          <w:b/>
        </w:rPr>
        <w:t>20</w:t>
      </w:r>
      <w:r>
        <w:t>, 1077 (1979).</w:t>
      </w:r>
    </w:p>
    <w:p w14:paraId="45034CE1" w14:textId="77777777" w:rsidR="001502D2" w:rsidRDefault="00CD6953">
      <w:pPr>
        <w:pStyle w:val="Bibliography1"/>
      </w:pPr>
      <w:r>
        <w:t xml:space="preserve">13. </w:t>
      </w:r>
      <w:r>
        <w:tab/>
        <w:t xml:space="preserve">D. R. Neuville, P. Richet, Viscosity and mixing in molten (Ca, Mg) pyroxenes and garnets. </w:t>
      </w:r>
      <w:proofErr w:type="spellStart"/>
      <w:r>
        <w:rPr>
          <w:i/>
        </w:rPr>
        <w:t>Geochim</w:t>
      </w:r>
      <w:proofErr w:type="spellEnd"/>
      <w:r>
        <w:rPr>
          <w:i/>
        </w:rPr>
        <w:t xml:space="preserve">. </w:t>
      </w:r>
      <w:proofErr w:type="spellStart"/>
      <w:r>
        <w:rPr>
          <w:i/>
        </w:rPr>
        <w:t>Cosmochim</w:t>
      </w:r>
      <w:proofErr w:type="spellEnd"/>
      <w:r>
        <w:rPr>
          <w:i/>
        </w:rPr>
        <w:t>. Acta</w:t>
      </w:r>
      <w:r>
        <w:t xml:space="preserve">. </w:t>
      </w:r>
      <w:r>
        <w:rPr>
          <w:b/>
        </w:rPr>
        <w:t>55</w:t>
      </w:r>
      <w:r>
        <w:t>, 1011–1019 (1991).</w:t>
      </w:r>
    </w:p>
    <w:p w14:paraId="2AA93FDD" w14:textId="77777777" w:rsidR="001502D2" w:rsidRDefault="00CD6953">
      <w:pPr>
        <w:pStyle w:val="Bibliography1"/>
      </w:pPr>
      <w:r>
        <w:lastRenderedPageBreak/>
        <w:t xml:space="preserve">14. </w:t>
      </w:r>
      <w:r>
        <w:tab/>
        <w:t xml:space="preserve">P. Richet, Residual and configurational entropy: Quantitative checks through applications of Adam-Gibbs theory to the viscosity of silicate melts. </w:t>
      </w:r>
      <w:r>
        <w:rPr>
          <w:i/>
        </w:rPr>
        <w:t>J. Non-</w:t>
      </w:r>
      <w:proofErr w:type="spellStart"/>
      <w:r>
        <w:rPr>
          <w:i/>
        </w:rPr>
        <w:t>Cryst</w:t>
      </w:r>
      <w:proofErr w:type="spellEnd"/>
      <w:r>
        <w:rPr>
          <w:i/>
        </w:rPr>
        <w:t>. Solids</w:t>
      </w:r>
      <w:r>
        <w:t xml:space="preserve">. </w:t>
      </w:r>
      <w:r>
        <w:rPr>
          <w:b/>
        </w:rPr>
        <w:t>355</w:t>
      </w:r>
      <w:r>
        <w:t>, 628–635 (2009).</w:t>
      </w:r>
    </w:p>
    <w:p w14:paraId="3A03B8E2" w14:textId="77777777" w:rsidR="001502D2" w:rsidRDefault="00CD6953">
      <w:pPr>
        <w:pStyle w:val="Bibliography1"/>
      </w:pPr>
      <w:r>
        <w:t xml:space="preserve">15. </w:t>
      </w:r>
      <w:r>
        <w:tab/>
        <w:t xml:space="preserve">D. E. Day, Mixed alkali glasses - Their properties and uses. </w:t>
      </w:r>
      <w:r>
        <w:rPr>
          <w:i/>
        </w:rPr>
        <w:t>J. Non-</w:t>
      </w:r>
      <w:proofErr w:type="spellStart"/>
      <w:r>
        <w:rPr>
          <w:i/>
        </w:rPr>
        <w:t>Cryst</w:t>
      </w:r>
      <w:proofErr w:type="spellEnd"/>
      <w:r>
        <w:rPr>
          <w:i/>
        </w:rPr>
        <w:t>. Solids</w:t>
      </w:r>
      <w:r>
        <w:t xml:space="preserve">. </w:t>
      </w:r>
      <w:r>
        <w:rPr>
          <w:b/>
        </w:rPr>
        <w:t>21</w:t>
      </w:r>
      <w:r>
        <w:t>, 343–372 (1976).</w:t>
      </w:r>
    </w:p>
    <w:p w14:paraId="3BD88766" w14:textId="77777777" w:rsidR="001502D2" w:rsidRDefault="00CD6953">
      <w:pPr>
        <w:pStyle w:val="Bibliography1"/>
      </w:pPr>
      <w:r>
        <w:t xml:space="preserve">16. </w:t>
      </w:r>
      <w:r>
        <w:tab/>
        <w:t xml:space="preserve">T. J. </w:t>
      </w:r>
      <w:proofErr w:type="spellStart"/>
      <w:r>
        <w:t>Kaptchuk</w:t>
      </w:r>
      <w:proofErr w:type="spellEnd"/>
      <w:r>
        <w:t xml:space="preserve">, Effect of interpretive bias on research evidence. </w:t>
      </w:r>
      <w:r>
        <w:rPr>
          <w:i/>
        </w:rPr>
        <w:t>BMJ</w:t>
      </w:r>
      <w:r>
        <w:t xml:space="preserve">. </w:t>
      </w:r>
      <w:r>
        <w:rPr>
          <w:b/>
        </w:rPr>
        <w:t>326</w:t>
      </w:r>
      <w:r>
        <w:t>, 1453–1455 (2003).</w:t>
      </w:r>
    </w:p>
    <w:p w14:paraId="7CCF30F6" w14:textId="77777777" w:rsidR="001502D2" w:rsidRDefault="00CD6953">
      <w:pPr>
        <w:pStyle w:val="Bibliography1"/>
      </w:pPr>
      <w:r>
        <w:t xml:space="preserve">17. </w:t>
      </w:r>
      <w:r>
        <w:tab/>
        <w:t xml:space="preserve">D. Giordano, J. K. Russell, Towards a structural model for the viscosity of geological melts. </w:t>
      </w:r>
      <w:r>
        <w:rPr>
          <w:i/>
        </w:rPr>
        <w:t>Earth Planet. Sci. Lett.</w:t>
      </w:r>
      <w:r>
        <w:t xml:space="preserve"> </w:t>
      </w:r>
      <w:r>
        <w:rPr>
          <w:b/>
        </w:rPr>
        <w:t>501</w:t>
      </w:r>
      <w:r>
        <w:t>, 202–212 (2018).</w:t>
      </w:r>
    </w:p>
    <w:p w14:paraId="33965690" w14:textId="77777777" w:rsidR="001502D2" w:rsidRDefault="00CD6953">
      <w:pPr>
        <w:pStyle w:val="Bibliography1"/>
      </w:pPr>
      <w:r>
        <w:t xml:space="preserve">18. </w:t>
      </w:r>
      <w:r>
        <w:tab/>
        <w:t xml:space="preserve">C. Le Losq, D. R. Neuville, Molecular structure, configurational entropy and viscosity of silicate melts: Link through the Adam and Gibbs theory of viscous flow. </w:t>
      </w:r>
      <w:r>
        <w:rPr>
          <w:i/>
        </w:rPr>
        <w:t>J. Non-</w:t>
      </w:r>
      <w:proofErr w:type="spellStart"/>
      <w:r>
        <w:rPr>
          <w:i/>
        </w:rPr>
        <w:t>Cryst</w:t>
      </w:r>
      <w:proofErr w:type="spellEnd"/>
      <w:r>
        <w:rPr>
          <w:i/>
        </w:rPr>
        <w:t>. Solids</w:t>
      </w:r>
      <w:r>
        <w:t xml:space="preserve">. </w:t>
      </w:r>
      <w:r>
        <w:rPr>
          <w:b/>
        </w:rPr>
        <w:t>463</w:t>
      </w:r>
      <w:r>
        <w:t>, 175–188 (2017).</w:t>
      </w:r>
    </w:p>
    <w:p w14:paraId="29839C45" w14:textId="77777777" w:rsidR="001502D2" w:rsidRDefault="00CD6953">
      <w:pPr>
        <w:pStyle w:val="Bibliography1"/>
      </w:pPr>
      <w:r>
        <w:t xml:space="preserve">19. </w:t>
      </w:r>
      <w:r>
        <w:tab/>
        <w:t xml:space="preserve">G. N. Greaves, A. L. Greer, R. S. Lakes, T. Rouxel, Poisson’s ratio and modern materials. </w:t>
      </w:r>
      <w:r>
        <w:rPr>
          <w:i/>
        </w:rPr>
        <w:t>Nat. Mater.</w:t>
      </w:r>
      <w:r>
        <w:t xml:space="preserve"> </w:t>
      </w:r>
      <w:r>
        <w:rPr>
          <w:b/>
        </w:rPr>
        <w:t>10</w:t>
      </w:r>
      <w:r>
        <w:t>, 823–837 (2011).</w:t>
      </w:r>
    </w:p>
    <w:p w14:paraId="390EC142" w14:textId="77777777" w:rsidR="001502D2" w:rsidRDefault="00CD6953">
      <w:pPr>
        <w:pStyle w:val="Bibliography1"/>
      </w:pPr>
      <w:r>
        <w:t xml:space="preserve">20. </w:t>
      </w:r>
      <w:r>
        <w:tab/>
        <w:t xml:space="preserve">I. M. Hodge, Enthalpy relaxation and recovery in amorphous materials. </w:t>
      </w:r>
      <w:r>
        <w:rPr>
          <w:i/>
        </w:rPr>
        <w:t>J. Non-</w:t>
      </w:r>
      <w:proofErr w:type="spellStart"/>
      <w:r>
        <w:rPr>
          <w:i/>
        </w:rPr>
        <w:t>Cryst</w:t>
      </w:r>
      <w:proofErr w:type="spellEnd"/>
      <w:r>
        <w:rPr>
          <w:i/>
        </w:rPr>
        <w:t>. Solids</w:t>
      </w:r>
      <w:r>
        <w:t xml:space="preserve">. </w:t>
      </w:r>
      <w:r>
        <w:rPr>
          <w:b/>
        </w:rPr>
        <w:t>169</w:t>
      </w:r>
      <w:r>
        <w:t>, 211–266 (1994).</w:t>
      </w:r>
    </w:p>
    <w:p w14:paraId="0618D1AE" w14:textId="77777777" w:rsidR="001502D2" w:rsidRDefault="00CD6953">
      <w:pPr>
        <w:pStyle w:val="Bibliography1"/>
      </w:pPr>
      <w:r>
        <w:t xml:space="preserve">21. </w:t>
      </w:r>
      <w:r>
        <w:tab/>
        <w:t xml:space="preserve">G. Liu, D. Zhao, Y. </w:t>
      </w:r>
      <w:proofErr w:type="spellStart"/>
      <w:r>
        <w:t>Zuo</w:t>
      </w:r>
      <w:proofErr w:type="spellEnd"/>
      <w:r>
        <w:t xml:space="preserve">, Modified Adam–Gibbs models based on free volume concept and their application in the enthalpy relaxation of glassy polystyrene. </w:t>
      </w:r>
      <w:r>
        <w:rPr>
          <w:i/>
        </w:rPr>
        <w:t>J. Non-</w:t>
      </w:r>
      <w:proofErr w:type="spellStart"/>
      <w:r>
        <w:rPr>
          <w:i/>
        </w:rPr>
        <w:t>Cryst</w:t>
      </w:r>
      <w:proofErr w:type="spellEnd"/>
      <w:r>
        <w:rPr>
          <w:i/>
        </w:rPr>
        <w:t>. Solids</w:t>
      </w:r>
      <w:r>
        <w:t xml:space="preserve">. </w:t>
      </w:r>
      <w:r>
        <w:rPr>
          <w:b/>
        </w:rPr>
        <w:t>417</w:t>
      </w:r>
      <w:r>
        <w:t>–</w:t>
      </w:r>
      <w:r>
        <w:rPr>
          <w:b/>
        </w:rPr>
        <w:t>418</w:t>
      </w:r>
      <w:r>
        <w:t>, 52–59 (2015).</w:t>
      </w:r>
    </w:p>
    <w:p w14:paraId="0130A561" w14:textId="77777777" w:rsidR="001502D2" w:rsidRDefault="00CD6953">
      <w:pPr>
        <w:pStyle w:val="Bibliography1"/>
      </w:pPr>
      <w:r>
        <w:t xml:space="preserve">22. </w:t>
      </w:r>
      <w:r>
        <w:tab/>
        <w:t xml:space="preserve">H. </w:t>
      </w:r>
      <w:proofErr w:type="spellStart"/>
      <w:r>
        <w:t>Shintani</w:t>
      </w:r>
      <w:proofErr w:type="spellEnd"/>
      <w:r>
        <w:t xml:space="preserve">, H. Tanaka, Frustration on the way to crystallization in glass. </w:t>
      </w:r>
      <w:r>
        <w:rPr>
          <w:i/>
        </w:rPr>
        <w:t>Nat. Phys.</w:t>
      </w:r>
      <w:r>
        <w:t xml:space="preserve"> </w:t>
      </w:r>
      <w:r>
        <w:rPr>
          <w:b/>
        </w:rPr>
        <w:t>2</w:t>
      </w:r>
      <w:r>
        <w:t>, 200–206 (2006).</w:t>
      </w:r>
    </w:p>
    <w:p w14:paraId="42453150" w14:textId="77777777" w:rsidR="001502D2" w:rsidRDefault="00CD6953">
      <w:pPr>
        <w:pStyle w:val="Bibliography1"/>
      </w:pPr>
      <w:r>
        <w:t xml:space="preserve">23. </w:t>
      </w:r>
      <w:r>
        <w:tab/>
        <w:t xml:space="preserve">W. H. </w:t>
      </w:r>
      <w:proofErr w:type="spellStart"/>
      <w:r>
        <w:t>Zachariasen</w:t>
      </w:r>
      <w:proofErr w:type="spellEnd"/>
      <w:r>
        <w:t xml:space="preserve">, The atomic arrangement in glass. </w:t>
      </w:r>
      <w:r>
        <w:rPr>
          <w:i/>
        </w:rPr>
        <w:t>J. Am. Chem. Soc.</w:t>
      </w:r>
      <w:r>
        <w:t xml:space="preserve"> </w:t>
      </w:r>
      <w:r>
        <w:rPr>
          <w:b/>
        </w:rPr>
        <w:t>54</w:t>
      </w:r>
      <w:r>
        <w:t>, 3841–3851 (1932).</w:t>
      </w:r>
    </w:p>
    <w:p w14:paraId="738190F1" w14:textId="77777777" w:rsidR="001502D2" w:rsidRDefault="00CD6953">
      <w:pPr>
        <w:pStyle w:val="Bibliography1"/>
      </w:pPr>
      <w:r>
        <w:t xml:space="preserve">24. </w:t>
      </w:r>
      <w:r>
        <w:tab/>
        <w:t xml:space="preserve">G. N. Greaves, </w:t>
      </w:r>
      <w:proofErr w:type="spellStart"/>
      <w:r>
        <w:t>Exafs</w:t>
      </w:r>
      <w:proofErr w:type="spellEnd"/>
      <w:r>
        <w:t xml:space="preserve"> and the structure of glass. </w:t>
      </w:r>
      <w:r>
        <w:rPr>
          <w:i/>
        </w:rPr>
        <w:t>J. Non-</w:t>
      </w:r>
      <w:proofErr w:type="spellStart"/>
      <w:r>
        <w:rPr>
          <w:i/>
        </w:rPr>
        <w:t>Cryst</w:t>
      </w:r>
      <w:proofErr w:type="spellEnd"/>
      <w:r>
        <w:rPr>
          <w:i/>
        </w:rPr>
        <w:t>. Solids</w:t>
      </w:r>
      <w:r>
        <w:t xml:space="preserve">. </w:t>
      </w:r>
      <w:r>
        <w:rPr>
          <w:b/>
        </w:rPr>
        <w:t>71</w:t>
      </w:r>
      <w:r>
        <w:t>, 203–217 (1985).</w:t>
      </w:r>
    </w:p>
    <w:p w14:paraId="4CA272C6" w14:textId="77777777" w:rsidR="001502D2" w:rsidRDefault="00CD6953">
      <w:pPr>
        <w:pStyle w:val="Bibliography1"/>
      </w:pPr>
      <w:r>
        <w:t xml:space="preserve">25. </w:t>
      </w:r>
      <w:r>
        <w:tab/>
        <w:t xml:space="preserve">G. N. Greaves, K. L. Ngai, Reconciling ionic-transport properties with atomic structure in oxide glasses. </w:t>
      </w:r>
      <w:r>
        <w:rPr>
          <w:i/>
        </w:rPr>
        <w:t>Phys. Rev. B</w:t>
      </w:r>
      <w:r>
        <w:t xml:space="preserve">. </w:t>
      </w:r>
      <w:r>
        <w:rPr>
          <w:b/>
        </w:rPr>
        <w:t>52</w:t>
      </w:r>
      <w:r>
        <w:t>, 6358–6380 (1995).</w:t>
      </w:r>
      <w:bookmarkStart w:id="152" w:name="__UnoMark__1867_1826520858"/>
      <w:bookmarkStart w:id="153" w:name="__UnoMark__24941_2551971298"/>
      <w:bookmarkEnd w:id="151"/>
      <w:bookmarkEnd w:id="152"/>
      <w:bookmarkEnd w:id="153"/>
    </w:p>
    <w:p w14:paraId="0F19EE46" w14:textId="77777777" w:rsidR="001502D2" w:rsidRDefault="001502D2">
      <w:pPr>
        <w:pStyle w:val="Referencesandnotes"/>
        <w:spacing w:before="0" w:line="480" w:lineRule="auto"/>
        <w:ind w:firstLine="0"/>
        <w:jc w:val="both"/>
        <w:rPr>
          <w:b/>
        </w:rPr>
      </w:pPr>
    </w:p>
    <w:p w14:paraId="70D6ACD2" w14:textId="77777777" w:rsidR="001502D2" w:rsidRDefault="00CD6953">
      <w:pPr>
        <w:pStyle w:val="Referencesandnotes"/>
        <w:spacing w:before="0" w:line="480" w:lineRule="auto"/>
        <w:ind w:firstLine="0"/>
        <w:jc w:val="both"/>
        <w:rPr>
          <w:i/>
          <w:iCs/>
        </w:rPr>
      </w:pPr>
      <w:r>
        <w:rPr>
          <w:i/>
          <w:iCs/>
        </w:rPr>
        <w:t>Supplementary Material References</w:t>
      </w:r>
    </w:p>
    <w:p w14:paraId="76B0F9BC" w14:textId="77777777" w:rsidR="001502D2" w:rsidRDefault="00CD6953">
      <w:pPr>
        <w:pStyle w:val="Referencesandnotes"/>
        <w:spacing w:before="0" w:line="480" w:lineRule="auto"/>
        <w:ind w:firstLine="0"/>
        <w:jc w:val="both"/>
        <w:rPr>
          <w:b/>
          <w:highlight w:val="yellow"/>
        </w:rPr>
      </w:pPr>
      <w:r>
        <w:rPr>
          <w:b/>
          <w:highlight w:val="yellow"/>
        </w:rPr>
        <w:t>To be done prior to submission</w:t>
      </w:r>
    </w:p>
    <w:p w14:paraId="7E698E77" w14:textId="77777777" w:rsidR="001502D2" w:rsidRDefault="001502D2">
      <w:pPr>
        <w:pStyle w:val="Referencesandnotes"/>
        <w:spacing w:before="0" w:line="480" w:lineRule="auto"/>
        <w:ind w:firstLine="0"/>
        <w:jc w:val="both"/>
        <w:rPr>
          <w:b/>
        </w:rPr>
      </w:pPr>
    </w:p>
    <w:p w14:paraId="328B5E19" w14:textId="77777777" w:rsidR="001502D2" w:rsidRDefault="00CD6953">
      <w:pPr>
        <w:pStyle w:val="Acknowledgement"/>
        <w:spacing w:before="0" w:line="480" w:lineRule="auto"/>
        <w:ind w:left="0" w:firstLine="0"/>
        <w:jc w:val="both"/>
      </w:pPr>
      <w:r>
        <w:rPr>
          <w:b/>
        </w:rPr>
        <w:t xml:space="preserve">Acknowledgments: </w:t>
      </w:r>
      <w:r>
        <w:rPr>
          <w:iCs/>
        </w:rPr>
        <w:t xml:space="preserve">CLL thanks Malcolm </w:t>
      </w:r>
      <w:proofErr w:type="spellStart"/>
      <w:r>
        <w:rPr>
          <w:iCs/>
        </w:rPr>
        <w:t>Sambridge</w:t>
      </w:r>
      <w:proofErr w:type="spellEnd"/>
      <w:r>
        <w:rPr>
          <w:iCs/>
        </w:rPr>
        <w:t xml:space="preserve"> (Seismology &amp; Mathematical Geophysics, RSES, Australian National University), </w:t>
      </w:r>
      <w:proofErr w:type="spellStart"/>
      <w:r>
        <w:rPr>
          <w:iCs/>
        </w:rPr>
        <w:t>Lexing</w:t>
      </w:r>
      <w:proofErr w:type="spellEnd"/>
      <w:r>
        <w:rPr>
          <w:iCs/>
        </w:rPr>
        <w:t xml:space="preserve"> </w:t>
      </w:r>
      <w:proofErr w:type="spellStart"/>
      <w:r>
        <w:rPr>
          <w:iCs/>
        </w:rPr>
        <w:t>Xie</w:t>
      </w:r>
      <w:proofErr w:type="spellEnd"/>
      <w:r>
        <w:rPr>
          <w:iCs/>
        </w:rPr>
        <w:t xml:space="preserve"> and Cheng Soon Ong (CECS, Australian National University), and S. K. Lee (Seoul National University) for various discussions regarding optimization, machine learning, and the implementation of the present model. </w:t>
      </w:r>
      <w:r>
        <w:rPr>
          <w:b/>
          <w:iCs/>
        </w:rPr>
        <w:t>Funding:</w:t>
      </w:r>
      <w:r>
        <w:rPr>
          <w:iCs/>
        </w:rPr>
        <w:t xml:space="preserve"> CLL </w:t>
      </w:r>
      <w:r>
        <w:rPr>
          <w:iCs/>
        </w:rPr>
        <w:lastRenderedPageBreak/>
        <w:t>acknowledges funding from a “</w:t>
      </w:r>
      <w:proofErr w:type="spellStart"/>
      <w:r>
        <w:rPr>
          <w:iCs/>
        </w:rPr>
        <w:t>Chaire</w:t>
      </w:r>
      <w:proofErr w:type="spellEnd"/>
      <w:r>
        <w:rPr>
          <w:iCs/>
        </w:rPr>
        <w:t xml:space="preserve"> </w:t>
      </w:r>
      <w:proofErr w:type="spellStart"/>
      <w:r>
        <w:rPr>
          <w:iCs/>
        </w:rPr>
        <w:t>d’Excellence</w:t>
      </w:r>
      <w:proofErr w:type="spellEnd"/>
      <w:r>
        <w:rPr>
          <w:iCs/>
        </w:rPr>
        <w:t xml:space="preserve">” from the </w:t>
      </w:r>
      <w:proofErr w:type="spellStart"/>
      <w:r>
        <w:rPr>
          <w:iCs/>
        </w:rPr>
        <w:t>Université</w:t>
      </w:r>
      <w:proofErr w:type="spellEnd"/>
      <w:r>
        <w:rPr>
          <w:iCs/>
        </w:rPr>
        <w:t xml:space="preserve"> de Paris, from the Australian Research Council Laureate Fellowship FL1600000 to Prof. Hugh O’Neill (ANU-RSES) as well as from the Postdoctoral Fellowship of the Carnegie Institution for Science during the </w:t>
      </w:r>
      <w:proofErr w:type="spellStart"/>
      <w:r>
        <w:rPr>
          <w:iCs/>
        </w:rPr>
        <w:t>realisation</w:t>
      </w:r>
      <w:proofErr w:type="spellEnd"/>
      <w:r>
        <w:rPr>
          <w:iCs/>
        </w:rPr>
        <w:t xml:space="preserve"> of this project. </w:t>
      </w:r>
      <w:r>
        <w:rPr>
          <w:b/>
        </w:rPr>
        <w:t>Author contributions:</w:t>
      </w:r>
      <w:r>
        <w:t xml:space="preserve"> CLL designed the study, collected the data, performed Raman and viscosity experiments, developed the computer code and drafted the manuscript. DN and BOM helped in the design of the neural network. CLL, BOM and DN performed Raman measurements. All authors contributed to the final version of the manuscript. </w:t>
      </w:r>
      <w:r>
        <w:rPr>
          <w:b/>
          <w:bCs/>
        </w:rPr>
        <w:t>Competing interests:</w:t>
      </w:r>
      <w:r>
        <w:t xml:space="preserve"> Authors declare no competing interests. </w:t>
      </w:r>
      <w:r>
        <w:rPr>
          <w:b/>
        </w:rPr>
        <w:t>Data and materials availability:</w:t>
      </w:r>
      <w:r>
        <w:t xml:space="preserve"> All the data are available in the main text or the supplementary materials. The computer code to reproduce the results of this study is available as a Python library at the web address </w:t>
      </w:r>
      <w:hyperlink r:id="rId12">
        <w:r>
          <w:rPr>
            <w:rStyle w:val="Hyperlink1"/>
          </w:rPr>
          <w:t>https://github.com/charlesll/neuravi</w:t>
        </w:r>
      </w:hyperlink>
      <w:r>
        <w:t xml:space="preserve"> . </w:t>
      </w:r>
    </w:p>
    <w:p w14:paraId="27A5AA18" w14:textId="77777777" w:rsidR="001502D2" w:rsidRDefault="001502D2">
      <w:pPr>
        <w:pStyle w:val="Acknowledgement"/>
        <w:spacing w:before="0" w:line="480" w:lineRule="auto"/>
        <w:jc w:val="both"/>
      </w:pPr>
    </w:p>
    <w:p w14:paraId="197B195D" w14:textId="77777777" w:rsidR="001502D2" w:rsidRDefault="00CD6953">
      <w:pPr>
        <w:pStyle w:val="Paragraph"/>
        <w:spacing w:before="0"/>
        <w:ind w:firstLine="0"/>
      </w:pPr>
      <w:r>
        <w:rPr>
          <w:b/>
        </w:rPr>
        <w:t>Supplementary Materials:</w:t>
      </w:r>
    </w:p>
    <w:p w14:paraId="2288B292" w14:textId="77777777" w:rsidR="001502D2" w:rsidRDefault="00CD6953">
      <w:pPr>
        <w:pStyle w:val="Paragraph"/>
        <w:spacing w:before="0"/>
        <w:ind w:firstLine="0"/>
      </w:pPr>
      <w:r>
        <w:t>Materials and Methods</w:t>
      </w:r>
    </w:p>
    <w:p w14:paraId="71373DD6" w14:textId="77777777" w:rsidR="001502D2" w:rsidRDefault="00CD6953">
      <w:pPr>
        <w:pStyle w:val="Paragraph"/>
        <w:spacing w:before="0"/>
        <w:ind w:firstLine="0"/>
      </w:pPr>
      <w:r>
        <w:t>Supplementary Text</w:t>
      </w:r>
    </w:p>
    <w:p w14:paraId="6F4C40C9" w14:textId="77777777" w:rsidR="001502D2" w:rsidRDefault="00CD6953">
      <w:pPr>
        <w:pStyle w:val="Paragraph"/>
        <w:spacing w:before="0"/>
        <w:ind w:firstLine="0"/>
      </w:pPr>
      <w:r>
        <w:t>Figures S1-S7</w:t>
      </w:r>
    </w:p>
    <w:p w14:paraId="5B5E5D92" w14:textId="77777777" w:rsidR="001502D2" w:rsidRDefault="00CD6953">
      <w:pPr>
        <w:pStyle w:val="Paragraph"/>
        <w:spacing w:before="0"/>
        <w:ind w:firstLine="0"/>
      </w:pPr>
      <w:r>
        <w:rPr>
          <w:iCs/>
        </w:rPr>
        <w:t>Tables S1-S3: Composition of the synthesized glasses.</w:t>
      </w:r>
    </w:p>
    <w:p w14:paraId="4E38A24C" w14:textId="77777777" w:rsidR="001502D2" w:rsidRDefault="00CD6953">
      <w:pPr>
        <w:pStyle w:val="Paragraph"/>
        <w:spacing w:before="0"/>
        <w:ind w:firstLine="0"/>
        <w:rPr>
          <w:iCs/>
        </w:rPr>
      </w:pPr>
      <w:r>
        <w:br w:type="page"/>
      </w:r>
    </w:p>
    <w:p w14:paraId="6DB72BE7" w14:textId="77777777" w:rsidR="001502D2" w:rsidRDefault="00CD6953">
      <w:pPr>
        <w:pStyle w:val="Acknowledgement"/>
        <w:spacing w:before="0" w:line="360" w:lineRule="auto"/>
        <w:ind w:left="0" w:firstLine="0"/>
        <w:jc w:val="both"/>
      </w:pPr>
      <w:r>
        <w:rPr>
          <w:noProof/>
        </w:rPr>
        <w:lastRenderedPageBreak/>
        <w:drawing>
          <wp:anchor distT="0" distB="0" distL="0" distR="0" simplePos="0" relativeHeight="25" behindDoc="0" locked="0" layoutInCell="1" allowOverlap="1" wp14:anchorId="2FA9021F" wp14:editId="01C323FA">
            <wp:simplePos x="0" y="0"/>
            <wp:positionH relativeFrom="column">
              <wp:align>center</wp:align>
            </wp:positionH>
            <wp:positionV relativeFrom="paragraph">
              <wp:posOffset>635</wp:posOffset>
            </wp:positionV>
            <wp:extent cx="5943600" cy="2172335"/>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rcRect b="51275"/>
                    <a:stretch>
                      <a:fillRect/>
                    </a:stretch>
                  </pic:blipFill>
                  <pic:spPr bwMode="auto">
                    <a:xfrm>
                      <a:off x="0" y="0"/>
                      <a:ext cx="5943600" cy="2172335"/>
                    </a:xfrm>
                    <a:prstGeom prst="rect">
                      <a:avLst/>
                    </a:prstGeom>
                  </pic:spPr>
                </pic:pic>
              </a:graphicData>
            </a:graphic>
          </wp:anchor>
        </w:drawing>
      </w:r>
      <w:r>
        <w:rPr>
          <w:b/>
        </w:rPr>
        <w:t>Fig. 1.</w:t>
      </w:r>
      <w:r>
        <w:t xml:space="preserve"> </w:t>
      </w:r>
      <w:r>
        <w:rPr>
          <w:b/>
        </w:rPr>
        <w:t>Presentation of the model.</w:t>
      </w:r>
      <w:r>
        <w:t xml:space="preserve"> The melt composition is given in input to a deep neural network that predicts various melt and glass properties as well as their Raman vibrational properties (see text for details). Viscosity can then be calculated via different theories, and the relationships between chemistry, structure and properties of the melt and glasses systematically explored using this framework.</w:t>
      </w:r>
    </w:p>
    <w:p w14:paraId="271C2525" w14:textId="77777777" w:rsidR="001502D2" w:rsidRDefault="001502D2">
      <w:pPr>
        <w:pStyle w:val="Acknowledgement"/>
        <w:spacing w:before="0" w:line="480" w:lineRule="auto"/>
        <w:ind w:left="1440" w:firstLine="720"/>
        <w:jc w:val="both"/>
      </w:pPr>
    </w:p>
    <w:p w14:paraId="7DC9C964" w14:textId="77777777" w:rsidR="001502D2" w:rsidRDefault="00CD6953">
      <w:pPr>
        <w:pStyle w:val="Acknowledgement"/>
        <w:spacing w:before="0" w:line="480" w:lineRule="auto"/>
        <w:ind w:left="567" w:firstLine="0"/>
        <w:jc w:val="both"/>
      </w:pPr>
      <w:r>
        <w:br w:type="page"/>
      </w:r>
    </w:p>
    <w:p w14:paraId="413FF013" w14:textId="77777777" w:rsidR="001502D2" w:rsidRDefault="00CD6953">
      <w:pPr>
        <w:pStyle w:val="Acknowledgement"/>
        <w:spacing w:before="0" w:line="360" w:lineRule="auto"/>
        <w:ind w:left="0" w:firstLine="0"/>
        <w:jc w:val="both"/>
        <w:rPr>
          <w:b/>
        </w:rPr>
      </w:pPr>
      <w:r>
        <w:rPr>
          <w:b/>
          <w:noProof/>
        </w:rPr>
        <w:lastRenderedPageBreak/>
        <w:drawing>
          <wp:anchor distT="0" distB="0" distL="0" distR="0" simplePos="0" relativeHeight="26" behindDoc="0" locked="0" layoutInCell="1" allowOverlap="1" wp14:anchorId="3647D097" wp14:editId="7C19EF1F">
            <wp:simplePos x="0" y="0"/>
            <wp:positionH relativeFrom="column">
              <wp:align>center</wp:align>
            </wp:positionH>
            <wp:positionV relativeFrom="paragraph">
              <wp:posOffset>635</wp:posOffset>
            </wp:positionV>
            <wp:extent cx="5943600" cy="509397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5943600" cy="5093970"/>
                    </a:xfrm>
                    <a:prstGeom prst="rect">
                      <a:avLst/>
                    </a:prstGeom>
                  </pic:spPr>
                </pic:pic>
              </a:graphicData>
            </a:graphic>
          </wp:anchor>
        </w:drawing>
      </w:r>
    </w:p>
    <w:p w14:paraId="4CE9CE5C" w14:textId="77777777" w:rsidR="001502D2" w:rsidRDefault="00CD6953">
      <w:pPr>
        <w:pStyle w:val="Acknowledgement"/>
        <w:spacing w:before="0" w:line="360" w:lineRule="auto"/>
        <w:ind w:left="0" w:firstLine="0"/>
        <w:jc w:val="both"/>
      </w:pPr>
      <w:r>
        <w:rPr>
          <w:b/>
        </w:rPr>
        <w:t xml:space="preserve">Figure 2: Example of viscosity predictions and observation of viscosity precision. (A) </w:t>
      </w:r>
      <w:r>
        <w:t xml:space="preserve">Measurements (symbols) and model predictions using eq. (1) (colored wireframe) are reported as a function of inverse temperature for three different melt series with variable metal to </w:t>
      </w:r>
      <w:proofErr w:type="spellStart"/>
      <w:r>
        <w:t>aluminium</w:t>
      </w:r>
      <w:proofErr w:type="spellEnd"/>
      <w:r>
        <w:t xml:space="preserve"> ratios. (B) and (C) are histograms of the difference between model viscosity predictions using </w:t>
      </w:r>
      <w:proofErr w:type="spellStart"/>
      <w:r>
        <w:t>eqs</w:t>
      </w:r>
      <w:proofErr w:type="spellEnd"/>
      <w:r>
        <w:t>. 1 and 2 and measurements for the different data subsets. See also Table S3 and Figure S3.</w:t>
      </w:r>
    </w:p>
    <w:p w14:paraId="409E87DF" w14:textId="77777777" w:rsidR="001502D2" w:rsidRDefault="001502D2">
      <w:pPr>
        <w:pStyle w:val="Acknowledgement"/>
        <w:spacing w:before="0" w:line="480" w:lineRule="auto"/>
        <w:ind w:left="1440" w:firstLine="720"/>
        <w:jc w:val="both"/>
      </w:pPr>
    </w:p>
    <w:p w14:paraId="1CCF57CC" w14:textId="77777777" w:rsidR="001502D2" w:rsidRDefault="001502D2">
      <w:pPr>
        <w:pStyle w:val="Acknowledgement"/>
        <w:spacing w:before="0" w:line="480" w:lineRule="auto"/>
        <w:ind w:left="1440" w:firstLine="720"/>
        <w:jc w:val="both"/>
      </w:pPr>
    </w:p>
    <w:p w14:paraId="5967E228" w14:textId="77777777" w:rsidR="001502D2" w:rsidRDefault="001502D2">
      <w:pPr>
        <w:pStyle w:val="Acknowledgement"/>
        <w:spacing w:before="0" w:line="360" w:lineRule="auto"/>
        <w:ind w:left="0" w:firstLine="0"/>
        <w:jc w:val="both"/>
        <w:rPr>
          <w:b/>
        </w:rPr>
      </w:pPr>
    </w:p>
    <w:p w14:paraId="015C0974" w14:textId="77777777" w:rsidR="001502D2" w:rsidRDefault="00CD6953">
      <w:pPr>
        <w:pStyle w:val="Acknowledgement"/>
        <w:spacing w:before="0" w:line="360" w:lineRule="auto"/>
        <w:ind w:left="0" w:firstLine="0"/>
        <w:jc w:val="both"/>
      </w:pPr>
      <w:r>
        <w:rPr>
          <w:noProof/>
        </w:rPr>
        <w:lastRenderedPageBreak/>
        <w:drawing>
          <wp:anchor distT="0" distB="0" distL="0" distR="0" simplePos="0" relativeHeight="22" behindDoc="0" locked="0" layoutInCell="1" allowOverlap="1" wp14:anchorId="09F766EF" wp14:editId="73349D3D">
            <wp:simplePos x="0" y="0"/>
            <wp:positionH relativeFrom="column">
              <wp:align>center</wp:align>
            </wp:positionH>
            <wp:positionV relativeFrom="paragraph">
              <wp:posOffset>635</wp:posOffset>
            </wp:positionV>
            <wp:extent cx="5943600" cy="594360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5943600" cy="5943600"/>
                    </a:xfrm>
                    <a:prstGeom prst="rect">
                      <a:avLst/>
                    </a:prstGeom>
                  </pic:spPr>
                </pic:pic>
              </a:graphicData>
            </a:graphic>
          </wp:anchor>
        </w:drawing>
      </w:r>
      <w:r>
        <w:rPr>
          <w:b/>
        </w:rPr>
        <w:t>Figure 3: Maps of configurational entro</w:t>
      </w:r>
      <w:r>
        <w:rPr>
          <w:b/>
          <w:bCs/>
        </w:rPr>
        <w:t>py at the glass transition temperature.</w:t>
      </w:r>
      <w:r>
        <w:t xml:space="preserve"> </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t>, is shown in the A) sodium and B) potassium aluminosilicate systems as well as during Na-K mixing in C) silicates (no Al) and D) tectosilicates (Al/(</w:t>
      </w:r>
      <w:proofErr w:type="spellStart"/>
      <w:r>
        <w:t>Na+K</w:t>
      </w:r>
      <w:proofErr w:type="spellEnd"/>
      <w:r>
        <w:t xml:space="preserve">) = 1) compositions. Addition of aluminum generally result in decreasing </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w:t>
      </w:r>
      <w:r>
        <w:t xml:space="preserve">, which reach minimal values close to the </w:t>
      </w:r>
      <w:r>
        <w:rPr>
          <w:i/>
        </w:rPr>
        <w:t>nepheline-orthoclase</w:t>
      </w:r>
      <w:r>
        <w:t xml:space="preserve"> composition. During Na-K mixing, excess entropy appears when those elements are network modifiers (in silicate, C) but is not detected in Al-rich compositions (e.g. in aluminosilicates, D).</w:t>
      </w:r>
      <w:r>
        <w:br w:type="page"/>
      </w:r>
    </w:p>
    <w:p w14:paraId="42E3505A" w14:textId="77777777" w:rsidR="001502D2" w:rsidRDefault="001502D2">
      <w:pPr>
        <w:pStyle w:val="Acknowledgement"/>
        <w:spacing w:before="0" w:line="480" w:lineRule="auto"/>
        <w:ind w:left="1440" w:firstLine="0"/>
        <w:jc w:val="both"/>
        <w:rPr>
          <w:b/>
        </w:rPr>
      </w:pPr>
    </w:p>
    <w:p w14:paraId="258E62CB" w14:textId="77777777" w:rsidR="001502D2" w:rsidRDefault="00CD6953">
      <w:pPr>
        <w:pStyle w:val="Acknowledgement"/>
        <w:spacing w:before="0" w:line="360" w:lineRule="auto"/>
        <w:ind w:left="0" w:firstLine="0"/>
        <w:jc w:val="both"/>
      </w:pPr>
      <w:r>
        <w:rPr>
          <w:noProof/>
        </w:rPr>
        <w:drawing>
          <wp:anchor distT="0" distB="0" distL="0" distR="0" simplePos="0" relativeHeight="23" behindDoc="0" locked="0" layoutInCell="1" allowOverlap="1" wp14:anchorId="448112C3" wp14:editId="26B9A85F">
            <wp:simplePos x="0" y="0"/>
            <wp:positionH relativeFrom="column">
              <wp:align>center</wp:align>
            </wp:positionH>
            <wp:positionV relativeFrom="paragraph">
              <wp:posOffset>635</wp:posOffset>
            </wp:positionV>
            <wp:extent cx="5943600" cy="594360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5943600" cy="5943600"/>
                    </a:xfrm>
                    <a:prstGeom prst="rect">
                      <a:avLst/>
                    </a:prstGeom>
                  </pic:spPr>
                </pic:pic>
              </a:graphicData>
            </a:graphic>
          </wp:anchor>
        </w:drawing>
      </w:r>
      <w:r>
        <w:rPr>
          <w:b/>
        </w:rPr>
        <w:t>Figure 4: Maps of glass transition temperature, glass density and glass refractive index</w:t>
      </w:r>
      <w:r>
        <w:t>. Glass transition temperature varies strongly with the (</w:t>
      </w:r>
      <w:proofErr w:type="spellStart"/>
      <w:r>
        <w:t>Na+K</w:t>
      </w:r>
      <w:proofErr w:type="spellEnd"/>
      <w:r>
        <w:t>)/Al ratio and silica content in both the sodium (A) and potassium (B) aluminosilicate systems, while glass density (C, D) or optical refractive index depend mostly on the glass silica content (E, F).</w:t>
      </w:r>
    </w:p>
    <w:p w14:paraId="6270B95F" w14:textId="77777777" w:rsidR="001502D2" w:rsidRDefault="001502D2">
      <w:pPr>
        <w:pStyle w:val="Acknowledgement"/>
        <w:spacing w:before="0" w:line="480" w:lineRule="auto"/>
        <w:ind w:left="1440" w:firstLine="720"/>
        <w:jc w:val="both"/>
      </w:pPr>
    </w:p>
    <w:p w14:paraId="1984511F" w14:textId="77777777" w:rsidR="001502D2" w:rsidRDefault="00CD6953">
      <w:pPr>
        <w:pStyle w:val="Acknowledgement"/>
        <w:spacing w:before="0" w:line="480" w:lineRule="auto"/>
        <w:ind w:left="1440" w:firstLine="0"/>
        <w:jc w:val="both"/>
        <w:rPr>
          <w:b/>
        </w:rPr>
      </w:pPr>
      <w:r>
        <w:br w:type="page"/>
      </w:r>
    </w:p>
    <w:p w14:paraId="0428E36A" w14:textId="77777777" w:rsidR="001502D2" w:rsidRDefault="00CD6953">
      <w:pPr>
        <w:pStyle w:val="Acknowledgement"/>
        <w:spacing w:before="0" w:line="360" w:lineRule="auto"/>
        <w:ind w:left="0" w:firstLine="0"/>
        <w:jc w:val="both"/>
      </w:pPr>
      <w:r>
        <w:rPr>
          <w:noProof/>
        </w:rPr>
        <w:lastRenderedPageBreak/>
        <w:drawing>
          <wp:anchor distT="0" distB="0" distL="0" distR="0" simplePos="0" relativeHeight="24" behindDoc="0" locked="0" layoutInCell="1" allowOverlap="1" wp14:anchorId="3B7CFCB5" wp14:editId="44F78E6F">
            <wp:simplePos x="0" y="0"/>
            <wp:positionH relativeFrom="column">
              <wp:align>center</wp:align>
            </wp:positionH>
            <wp:positionV relativeFrom="paragraph">
              <wp:posOffset>635</wp:posOffset>
            </wp:positionV>
            <wp:extent cx="5029200" cy="502920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7"/>
                    <a:stretch>
                      <a:fillRect/>
                    </a:stretch>
                  </pic:blipFill>
                  <pic:spPr bwMode="auto">
                    <a:xfrm>
                      <a:off x="0" y="0"/>
                      <a:ext cx="5029200" cy="5029200"/>
                    </a:xfrm>
                    <a:prstGeom prst="rect">
                      <a:avLst/>
                    </a:prstGeom>
                  </pic:spPr>
                </pic:pic>
              </a:graphicData>
            </a:graphic>
          </wp:anchor>
        </w:drawing>
      </w:r>
      <w:r>
        <w:rPr>
          <w:b/>
        </w:rPr>
        <w:t>Figure 5: Relationship between glass Raman spectra and glass properties</w:t>
      </w:r>
      <w:r>
        <w:t xml:space="preserve">. The ratio of the </w:t>
      </w:r>
      <w:proofErr w:type="spellStart"/>
      <w:r>
        <w:t>intratetrahedral</w:t>
      </w:r>
      <w:proofErr w:type="spellEnd"/>
      <w:r>
        <w:t xml:space="preserve"> to </w:t>
      </w:r>
      <w:proofErr w:type="spellStart"/>
      <w:r>
        <w:t>intertetrahedral</w:t>
      </w:r>
      <w:proofErr w:type="spellEnd"/>
      <w:r>
        <w:t xml:space="preserve"> vibrations, </w:t>
      </w:r>
      <w:proofErr w:type="spellStart"/>
      <w:r>
        <w:rPr>
          <w:i/>
        </w:rPr>
        <w:t>R</w:t>
      </w:r>
      <w:r>
        <w:rPr>
          <w:i/>
          <w:vertAlign w:val="subscript"/>
        </w:rPr>
        <w:t>Raman</w:t>
      </w:r>
      <w:proofErr w:type="spellEnd"/>
      <w:r>
        <w:t xml:space="preserve"> (see text for explanation), is a proxy for network topology. It is well reproduced by the present model despite a limited training set (A); the model thus captured well how glass composition is linked to their Raman signal and thus structure. </w:t>
      </w:r>
      <w:proofErr w:type="spellStart"/>
      <w:r>
        <w:rPr>
          <w:i/>
        </w:rPr>
        <w:t>R</w:t>
      </w:r>
      <w:r>
        <w:rPr>
          <w:i/>
          <w:vertAlign w:val="subscript"/>
        </w:rPr>
        <w:t>Raman</w:t>
      </w:r>
      <w:proofErr w:type="spellEnd"/>
      <w:r>
        <w:t xml:space="preserve"> correlates well with </w:t>
      </w:r>
      <w:proofErr w:type="spellStart"/>
      <w:r>
        <w:rPr>
          <w:i/>
        </w:rPr>
        <w:t>T</w:t>
      </w:r>
      <w:r>
        <w:rPr>
          <w:i/>
          <w:vertAlign w:val="subscript"/>
        </w:rPr>
        <w:t>g</w:t>
      </w:r>
      <w:proofErr w:type="spellEnd"/>
      <w:r>
        <w:t xml:space="preserve"> (B) or </w:t>
      </w:r>
      <w:r>
        <w:rPr>
          <w:i/>
        </w:rPr>
        <w:t>B</w:t>
      </w:r>
      <w:r>
        <w:rPr>
          <w:i/>
          <w:vertAlign w:val="subscript"/>
        </w:rPr>
        <w:t>e</w:t>
      </w:r>
      <w:r>
        <w:rPr>
          <w:i/>
        </w:rPr>
        <w:t>/</w:t>
      </w:r>
      <w:proofErr w:type="spellStart"/>
      <w:proofErr w:type="gramStart"/>
      <w:r>
        <w:rPr>
          <w:i/>
        </w:rPr>
        <w:t>S</w:t>
      </w:r>
      <w:r>
        <w:rPr>
          <w:i/>
          <w:vertAlign w:val="superscript"/>
        </w:rPr>
        <w:t>conf</w:t>
      </w:r>
      <w:proofErr w:type="spellEnd"/>
      <w:r>
        <w:rPr>
          <w:i/>
        </w:rPr>
        <w:t>(</w:t>
      </w:r>
      <w:proofErr w:type="spellStart"/>
      <w:proofErr w:type="gramEnd"/>
      <w:r>
        <w:rPr>
          <w:i/>
        </w:rPr>
        <w:t>T</w:t>
      </w:r>
      <w:r>
        <w:rPr>
          <w:i/>
          <w:vertAlign w:val="subscript"/>
        </w:rPr>
        <w:t>g</w:t>
      </w:r>
      <w:proofErr w:type="spellEnd"/>
      <w:r>
        <w:rPr>
          <w:i/>
        </w:rPr>
        <w:t xml:space="preserve">) </w:t>
      </w:r>
      <w:r>
        <w:rPr>
          <w:iCs/>
        </w:rPr>
        <w:t>(F)</w:t>
      </w:r>
      <w:r>
        <w:t xml:space="preserve">, but variations with </w:t>
      </w:r>
      <w:proofErr w:type="spellStart"/>
      <w:r>
        <w:rPr>
          <w:i/>
        </w:rPr>
        <w:t>S</w:t>
      </w:r>
      <w:r>
        <w:rPr>
          <w:i/>
          <w:vertAlign w:val="superscript"/>
        </w:rPr>
        <w:t>conf</w:t>
      </w:r>
      <w:proofErr w:type="spellEnd"/>
      <w:r>
        <w:rPr>
          <w:i/>
        </w:rPr>
        <w:t>(</w:t>
      </w:r>
      <w:proofErr w:type="spellStart"/>
      <w:r>
        <w:rPr>
          <w:i/>
        </w:rPr>
        <w:t>T</w:t>
      </w:r>
      <w:r>
        <w:rPr>
          <w:i/>
          <w:vertAlign w:val="subscript"/>
        </w:rPr>
        <w:t>g</w:t>
      </w:r>
      <w:proofErr w:type="spellEnd"/>
      <w:r>
        <w:rPr>
          <w:i/>
        </w:rPr>
        <w:t>)</w:t>
      </w:r>
      <w:r>
        <w:t xml:space="preserve">, </w:t>
      </w:r>
      <w:r>
        <w:rPr>
          <w:i/>
        </w:rPr>
        <w:t>m</w:t>
      </w:r>
      <w:r>
        <w:t xml:space="preserve"> or </w:t>
      </w:r>
      <w:r>
        <w:rPr>
          <w:i/>
        </w:rPr>
        <w:t>B</w:t>
      </w:r>
      <w:r>
        <w:rPr>
          <w:i/>
          <w:vertAlign w:val="subscript"/>
        </w:rPr>
        <w:t>CG</w:t>
      </w:r>
      <w:r>
        <w:t xml:space="preserve"> are of a more complex nature (C, D, E). Each point is part of 10,000 randomly generated compositions in the quaternary diagram. Symbol colors are in RGB format and embed compositional information as red is </w:t>
      </w:r>
      <w:bookmarkStart w:id="154" w:name="__DdeLink__22750_1776569108"/>
      <w:r>
        <w:t>scaled</w:t>
      </w:r>
      <w:bookmarkEnd w:id="154"/>
      <w:r>
        <w:t xml:space="preserve"> mol fraction of SiO</w:t>
      </w:r>
      <w:r>
        <w:rPr>
          <w:vertAlign w:val="subscript"/>
        </w:rPr>
        <w:t>2</w:t>
      </w:r>
      <w:r>
        <w:t>, green is scaled mol fraction of Al</w:t>
      </w:r>
      <w:r>
        <w:rPr>
          <w:vertAlign w:val="subscript"/>
        </w:rPr>
        <w:t>2</w:t>
      </w:r>
      <w:r>
        <w:t>O</w:t>
      </w:r>
      <w:r>
        <w:rPr>
          <w:vertAlign w:val="subscript"/>
        </w:rPr>
        <w:t>3</w:t>
      </w:r>
      <w:r>
        <w:t>, and blue is scaled mol fraction of K</w:t>
      </w:r>
      <w:r>
        <w:rPr>
          <w:vertAlign w:val="subscript"/>
        </w:rPr>
        <w:t>2</w:t>
      </w:r>
      <w:r>
        <w:t>O+Na</w:t>
      </w:r>
      <w:r>
        <w:rPr>
          <w:vertAlign w:val="subscript"/>
        </w:rPr>
        <w:t>2</w:t>
      </w:r>
      <w:r>
        <w:t xml:space="preserve">O. This allows to observe a clear compositional mapping in variations </w:t>
      </w:r>
      <w:proofErr w:type="gramStart"/>
      <w:r>
        <w:t xml:space="preserve">of  </w:t>
      </w:r>
      <w:proofErr w:type="spellStart"/>
      <w:r>
        <w:rPr>
          <w:i/>
        </w:rPr>
        <w:t>S</w:t>
      </w:r>
      <w:r>
        <w:rPr>
          <w:i/>
          <w:vertAlign w:val="superscript"/>
        </w:rPr>
        <w:t>conf</w:t>
      </w:r>
      <w:proofErr w:type="spellEnd"/>
      <w:proofErr w:type="gramEnd"/>
      <w:r>
        <w:rPr>
          <w:i/>
        </w:rPr>
        <w:t>(</w:t>
      </w:r>
      <w:proofErr w:type="spellStart"/>
      <w:r>
        <w:rPr>
          <w:i/>
        </w:rPr>
        <w:t>T</w:t>
      </w:r>
      <w:r>
        <w:rPr>
          <w:i/>
          <w:vertAlign w:val="subscript"/>
        </w:rPr>
        <w:t>g</w:t>
      </w:r>
      <w:proofErr w:type="spellEnd"/>
      <w:r>
        <w:rPr>
          <w:i/>
        </w:rPr>
        <w:t>)</w:t>
      </w:r>
      <w:r>
        <w:t xml:space="preserve">, </w:t>
      </w:r>
      <w:r>
        <w:rPr>
          <w:i/>
        </w:rPr>
        <w:t>m</w:t>
      </w:r>
      <w:r>
        <w:t xml:space="preserve"> or </w:t>
      </w:r>
      <w:r>
        <w:rPr>
          <w:i/>
        </w:rPr>
        <w:t>B</w:t>
      </w:r>
      <w:r>
        <w:rPr>
          <w:i/>
          <w:vertAlign w:val="subscript"/>
        </w:rPr>
        <w:t>CG</w:t>
      </w:r>
      <w:r>
        <w:t>.</w:t>
      </w:r>
    </w:p>
    <w:sectPr w:rsidR="001502D2">
      <w:headerReference w:type="default" r:id="rId18"/>
      <w:footerReference w:type="default" r:id="rId19"/>
      <w:pgSz w:w="12240" w:h="15840"/>
      <w:pgMar w:top="1440" w:right="1440" w:bottom="1440" w:left="1440" w:header="432" w:footer="720" w:gutter="0"/>
      <w:lnNumType w:countBy="5" w:distance="283" w:restart="continuous"/>
      <w:cols w:space="720"/>
      <w:formProt w:val="0"/>
      <w:docGrid w:linePitch="360" w:charSpace="2457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2" w:author="Audrey Robiteau" w:date="2020-04-29T15:46:00Z" w:initials="AR">
    <w:p w14:paraId="47551646" w14:textId="77777777" w:rsidR="0018411C" w:rsidRDefault="0018411C">
      <w:pPr>
        <w:pStyle w:val="CommentText"/>
      </w:pPr>
      <w:r>
        <w:rPr>
          <w:rStyle w:val="CommentReference"/>
        </w:rPr>
        <w:annotationRef/>
      </w:r>
      <w:r>
        <w:t>??</w:t>
      </w:r>
    </w:p>
  </w:comment>
  <w:comment w:id="94" w:author="Audrey Robiteau" w:date="2020-04-29T15:48:00Z" w:initials="AR">
    <w:p w14:paraId="18ADD3B5" w14:textId="2D4353B9" w:rsidR="00C2542F" w:rsidRDefault="00C2542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551646" w15:done="0"/>
  <w15:commentEx w15:paraId="18ADD3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41FCB" w16cex:dateUtc="2020-04-29T13:46:00Z"/>
  <w16cex:commentExtensible w16cex:durableId="22542031" w16cex:dateUtc="2020-04-29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551646" w16cid:durableId="22541FCB"/>
  <w16cid:commentId w16cid:paraId="18ADD3B5" w16cid:durableId="225420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A93E2" w14:textId="77777777" w:rsidR="005C7494" w:rsidRDefault="005C7494">
      <w:pPr>
        <w:spacing w:line="240" w:lineRule="auto"/>
      </w:pPr>
      <w:r>
        <w:separator/>
      </w:r>
    </w:p>
  </w:endnote>
  <w:endnote w:type="continuationSeparator" w:id="0">
    <w:p w14:paraId="44A38A9E" w14:textId="77777777" w:rsidR="005C7494" w:rsidRDefault="005C74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BlissRegular">
    <w:altName w:val="Cambria"/>
    <w:panose1 w:val="020B0604020202020204"/>
    <w:charset w:val="01"/>
    <w:family w:val="roman"/>
    <w:pitch w:val="variable"/>
  </w:font>
  <w:font w:name="BlissMedium">
    <w:altName w:val="Cambria"/>
    <w:panose1 w:val="020B0604020202020204"/>
    <w:charset w:val="01"/>
    <w:family w:val="roman"/>
    <w:pitch w:val="variable"/>
  </w:font>
  <w:font w:name="BlissBold">
    <w:altName w:val="Cambria"/>
    <w:panose1 w:val="020B0604020202020204"/>
    <w:charset w:val="01"/>
    <w:family w:val="roman"/>
    <w:pitch w:val="variable"/>
  </w:font>
  <w:font w:name="Liberation Mono">
    <w:altName w:val="Courier New"/>
    <w:panose1 w:val="020B0604020202020204"/>
    <w:charset w:val="01"/>
    <w:family w:val="roman"/>
    <w:pitch w:val="variable"/>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Ubuntu">
    <w:altName w:val="Cambria"/>
    <w:panose1 w:val="020B0604020202020204"/>
    <w:charset w:val="01"/>
    <w:family w:val="roman"/>
    <w:pitch w:val="variable"/>
  </w:font>
  <w:font w:name="Liberation Serif">
    <w:altName w:val="Times New Roman"/>
    <w:panose1 w:val="020B0604020202020204"/>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2D104" w14:textId="77777777" w:rsidR="001502D2" w:rsidRDefault="00CD6953">
    <w:pPr>
      <w:pStyle w:val="Footer"/>
      <w:jc w:val="center"/>
    </w:pPr>
    <w:r>
      <w:rPr>
        <w:b/>
        <w:bCs/>
        <w:sz w:val="18"/>
        <w:szCs w:val="18"/>
      </w:rPr>
      <w:t xml:space="preserve"> </w:t>
    </w:r>
    <w:r>
      <w:rPr>
        <w:caps/>
      </w:rPr>
      <w:fldChar w:fldCharType="begin"/>
    </w:r>
    <w:r>
      <w:rPr>
        <w:caps/>
      </w:rPr>
      <w:instrText>PAGE</w:instrText>
    </w:r>
    <w:r>
      <w:rPr>
        <w:caps/>
      </w:rPr>
      <w:fldChar w:fldCharType="separate"/>
    </w:r>
    <w:r>
      <w:rPr>
        <w:caps/>
      </w:rPr>
      <w:t>20</w:t>
    </w:r>
    <w:r>
      <w:rPr>
        <w:caps/>
      </w:rPr>
      <w:fldChar w:fldCharType="end"/>
    </w:r>
  </w:p>
  <w:p w14:paraId="3ED94B9D" w14:textId="77777777" w:rsidR="001502D2" w:rsidRDefault="001502D2">
    <w:pPr>
      <w:pStyle w:val="Footer"/>
      <w:jc w:val="center"/>
      <w:rPr>
        <w:b/>
        <w:bCs/>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B57D7" w14:textId="77777777" w:rsidR="005C7494" w:rsidRDefault="005C7494">
      <w:pPr>
        <w:spacing w:line="240" w:lineRule="auto"/>
      </w:pPr>
      <w:r>
        <w:separator/>
      </w:r>
    </w:p>
  </w:footnote>
  <w:footnote w:type="continuationSeparator" w:id="0">
    <w:p w14:paraId="0AED1E69" w14:textId="77777777" w:rsidR="005C7494" w:rsidRDefault="005C74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98822" w14:textId="77777777" w:rsidR="001502D2" w:rsidRDefault="00CD6953">
    <w:pPr>
      <w:pStyle w:val="Header"/>
      <w:tabs>
        <w:tab w:val="left" w:pos="3240"/>
      </w:tabs>
      <w:ind w:firstLine="2340"/>
    </w:pPr>
    <w:r>
      <w:rPr>
        <w:noProof/>
      </w:rPr>
      <w:drawing>
        <wp:anchor distT="0" distB="1270" distL="114300" distR="114300" simplePos="0" relativeHeight="21" behindDoc="1" locked="0" layoutInCell="1" allowOverlap="1" wp14:anchorId="37313D1A" wp14:editId="7701E715">
          <wp:simplePos x="0" y="0"/>
          <wp:positionH relativeFrom="margin">
            <wp:posOffset>-417195</wp:posOffset>
          </wp:positionH>
          <wp:positionV relativeFrom="paragraph">
            <wp:posOffset>-15240</wp:posOffset>
          </wp:positionV>
          <wp:extent cx="825500" cy="360680"/>
          <wp:effectExtent l="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t>Submitted Manuscript: Confidential</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drey Robiteau">
    <w15:presenceInfo w15:providerId="AD" w15:userId="S::audrey.robiteau@coursdurocher.fr::b087cbf8-bab2-45d8-8bcf-b1fe23368c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D2"/>
    <w:rsid w:val="00025730"/>
    <w:rsid w:val="001502D2"/>
    <w:rsid w:val="0018411C"/>
    <w:rsid w:val="00245F35"/>
    <w:rsid w:val="003A559A"/>
    <w:rsid w:val="00551CAD"/>
    <w:rsid w:val="005C7494"/>
    <w:rsid w:val="00690266"/>
    <w:rsid w:val="00BA7064"/>
    <w:rsid w:val="00C2542F"/>
    <w:rsid w:val="00CD6953"/>
    <w:rsid w:val="00EB6CED"/>
    <w:rsid w:val="00F84E8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5E23518"/>
  <w15:docId w15:val="{18386D00-298C-E345-B3D4-96E0AD227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pPr>
      <w:spacing w:line="48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ubase">
    <w:name w:val="au_base"/>
    <w:qFormat/>
    <w:rsid w:val="009A3899"/>
    <w:rPr>
      <w:sz w:val="24"/>
    </w:rPr>
  </w:style>
  <w:style w:type="character" w:customStyle="1" w:styleId="aucollab">
    <w:name w:val="au_collab"/>
    <w:qFormat/>
    <w:rsid w:val="009A3899"/>
    <w:rPr>
      <w:sz w:val="24"/>
      <w:shd w:val="clear" w:color="auto" w:fill="C0C0C0"/>
    </w:rPr>
  </w:style>
  <w:style w:type="character" w:customStyle="1" w:styleId="audeg">
    <w:name w:val="au_deg"/>
    <w:qFormat/>
    <w:rsid w:val="009A3899"/>
    <w:rPr>
      <w:sz w:val="24"/>
      <w:shd w:val="clear" w:color="auto" w:fill="FFFF00"/>
    </w:rPr>
  </w:style>
  <w:style w:type="character" w:customStyle="1" w:styleId="aufname">
    <w:name w:val="au_fname"/>
    <w:qFormat/>
    <w:rsid w:val="009A3899"/>
    <w:rPr>
      <w:sz w:val="24"/>
      <w:shd w:val="clear" w:color="auto" w:fill="00FFFF"/>
    </w:rPr>
  </w:style>
  <w:style w:type="character" w:customStyle="1" w:styleId="aurole">
    <w:name w:val="au_role"/>
    <w:qFormat/>
    <w:rsid w:val="009A3899"/>
    <w:rPr>
      <w:sz w:val="24"/>
      <w:shd w:val="clear" w:color="auto" w:fill="808000"/>
    </w:rPr>
  </w:style>
  <w:style w:type="character" w:customStyle="1" w:styleId="ausuffix">
    <w:name w:val="au_suffix"/>
    <w:qFormat/>
    <w:rsid w:val="009A3899"/>
    <w:rPr>
      <w:sz w:val="24"/>
      <w:shd w:val="clear" w:color="auto" w:fill="FF00FF"/>
    </w:rPr>
  </w:style>
  <w:style w:type="character" w:customStyle="1" w:styleId="ausurname">
    <w:name w:val="au_surname"/>
    <w:qFormat/>
    <w:rsid w:val="009A3899"/>
    <w:rPr>
      <w:sz w:val="24"/>
      <w:shd w:val="clear" w:color="auto" w:fill="00FF00"/>
    </w:rPr>
  </w:style>
  <w:style w:type="character" w:customStyle="1" w:styleId="BalloonTextChar">
    <w:name w:val="Balloon Text Char"/>
    <w:link w:val="BalloonText"/>
    <w:semiHidden/>
    <w:qFormat/>
    <w:rsid w:val="009A3899"/>
    <w:rPr>
      <w:rFonts w:ascii="Lucida Grande" w:eastAsia="Times New Roman" w:hAnsi="Lucida Grande"/>
      <w:sz w:val="18"/>
      <w:szCs w:val="18"/>
    </w:rPr>
  </w:style>
  <w:style w:type="character" w:customStyle="1" w:styleId="bibarticle">
    <w:name w:val="bib_article"/>
    <w:qFormat/>
    <w:rsid w:val="009A3899"/>
    <w:rPr>
      <w:sz w:val="24"/>
      <w:shd w:val="clear" w:color="auto" w:fill="00FFFF"/>
    </w:rPr>
  </w:style>
  <w:style w:type="character" w:customStyle="1" w:styleId="bibbase">
    <w:name w:val="bib_base"/>
    <w:qFormat/>
    <w:rsid w:val="009A3899"/>
    <w:rPr>
      <w:sz w:val="24"/>
    </w:rPr>
  </w:style>
  <w:style w:type="character" w:customStyle="1" w:styleId="bibcomment">
    <w:name w:val="bib_comment"/>
    <w:qFormat/>
    <w:rsid w:val="009A3899"/>
    <w:rPr>
      <w:sz w:val="24"/>
    </w:rPr>
  </w:style>
  <w:style w:type="character" w:customStyle="1" w:styleId="bibdeg">
    <w:name w:val="bib_deg"/>
    <w:qFormat/>
    <w:rsid w:val="009A3899"/>
    <w:rPr>
      <w:sz w:val="24"/>
    </w:rPr>
  </w:style>
  <w:style w:type="character" w:customStyle="1" w:styleId="bibdoi">
    <w:name w:val="bib_doi"/>
    <w:qFormat/>
    <w:rsid w:val="009A3899"/>
    <w:rPr>
      <w:sz w:val="24"/>
      <w:shd w:val="clear" w:color="auto" w:fill="00FF00"/>
    </w:rPr>
  </w:style>
  <w:style w:type="character" w:customStyle="1" w:styleId="bibetal">
    <w:name w:val="bib_etal"/>
    <w:qFormat/>
    <w:rsid w:val="009A3899"/>
    <w:rPr>
      <w:sz w:val="24"/>
      <w:shd w:val="clear" w:color="auto" w:fill="008080"/>
    </w:rPr>
  </w:style>
  <w:style w:type="character" w:customStyle="1" w:styleId="bibfname">
    <w:name w:val="bib_fname"/>
    <w:qFormat/>
    <w:rsid w:val="009A3899"/>
    <w:rPr>
      <w:sz w:val="24"/>
      <w:shd w:val="clear" w:color="auto" w:fill="FFFF00"/>
    </w:rPr>
  </w:style>
  <w:style w:type="character" w:customStyle="1" w:styleId="bibfpage">
    <w:name w:val="bib_fpage"/>
    <w:qFormat/>
    <w:rsid w:val="009A3899"/>
    <w:rPr>
      <w:sz w:val="24"/>
      <w:shd w:val="clear" w:color="auto" w:fill="808080"/>
    </w:rPr>
  </w:style>
  <w:style w:type="character" w:customStyle="1" w:styleId="bibissue">
    <w:name w:val="bib_issue"/>
    <w:qFormat/>
    <w:rsid w:val="009A3899"/>
    <w:rPr>
      <w:sz w:val="24"/>
      <w:shd w:val="clear" w:color="auto" w:fill="FFFF00"/>
    </w:rPr>
  </w:style>
  <w:style w:type="character" w:customStyle="1" w:styleId="bibjournal">
    <w:name w:val="bib_journal"/>
    <w:qFormat/>
    <w:rsid w:val="009A3899"/>
    <w:rPr>
      <w:sz w:val="24"/>
      <w:shd w:val="clear" w:color="auto" w:fill="808000"/>
    </w:rPr>
  </w:style>
  <w:style w:type="character" w:customStyle="1" w:styleId="biblpage">
    <w:name w:val="bib_lpage"/>
    <w:qFormat/>
    <w:rsid w:val="009A3899"/>
    <w:rPr>
      <w:sz w:val="24"/>
      <w:shd w:val="clear" w:color="auto" w:fill="808080"/>
    </w:rPr>
  </w:style>
  <w:style w:type="character" w:customStyle="1" w:styleId="bibmedline">
    <w:name w:val="bib_medline"/>
    <w:qFormat/>
    <w:rsid w:val="009A3899"/>
    <w:rPr>
      <w:sz w:val="24"/>
    </w:rPr>
  </w:style>
  <w:style w:type="character" w:customStyle="1" w:styleId="bibnumber">
    <w:name w:val="bib_number"/>
    <w:qFormat/>
    <w:rsid w:val="009A3899"/>
    <w:rPr>
      <w:sz w:val="24"/>
    </w:rPr>
  </w:style>
  <w:style w:type="character" w:customStyle="1" w:styleId="biborganization">
    <w:name w:val="bib_organization"/>
    <w:qFormat/>
    <w:rsid w:val="009A3899"/>
    <w:rPr>
      <w:sz w:val="24"/>
      <w:shd w:val="clear" w:color="auto" w:fill="808000"/>
    </w:rPr>
  </w:style>
  <w:style w:type="character" w:customStyle="1" w:styleId="bibsuffix">
    <w:name w:val="bib_suffix"/>
    <w:qFormat/>
    <w:rsid w:val="009A3899"/>
    <w:rPr>
      <w:sz w:val="24"/>
    </w:rPr>
  </w:style>
  <w:style w:type="character" w:customStyle="1" w:styleId="bibsuppl">
    <w:name w:val="bib_suppl"/>
    <w:qFormat/>
    <w:rsid w:val="009A3899"/>
    <w:rPr>
      <w:sz w:val="24"/>
      <w:shd w:val="clear" w:color="auto" w:fill="FFFF00"/>
    </w:rPr>
  </w:style>
  <w:style w:type="character" w:customStyle="1" w:styleId="bibsurname">
    <w:name w:val="bib_surname"/>
    <w:qFormat/>
    <w:rsid w:val="009A3899"/>
    <w:rPr>
      <w:sz w:val="24"/>
      <w:shd w:val="clear" w:color="auto" w:fill="FFFF00"/>
    </w:rPr>
  </w:style>
  <w:style w:type="character" w:customStyle="1" w:styleId="bibunpubl">
    <w:name w:val="bib_unpubl"/>
    <w:qFormat/>
    <w:rsid w:val="009A3899"/>
    <w:rPr>
      <w:sz w:val="24"/>
    </w:rPr>
  </w:style>
  <w:style w:type="character" w:customStyle="1" w:styleId="biburl">
    <w:name w:val="bib_url"/>
    <w:qFormat/>
    <w:rsid w:val="009A3899"/>
    <w:rPr>
      <w:sz w:val="24"/>
      <w:shd w:val="clear" w:color="auto" w:fill="00FF00"/>
    </w:rPr>
  </w:style>
  <w:style w:type="character" w:customStyle="1" w:styleId="bibvolume">
    <w:name w:val="bib_volume"/>
    <w:qFormat/>
    <w:rsid w:val="009A3899"/>
    <w:rPr>
      <w:sz w:val="24"/>
      <w:shd w:val="clear" w:color="auto" w:fill="00FF00"/>
    </w:rPr>
  </w:style>
  <w:style w:type="character" w:customStyle="1" w:styleId="bibyear">
    <w:name w:val="bib_year"/>
    <w:qFormat/>
    <w:rsid w:val="009A3899"/>
    <w:rPr>
      <w:sz w:val="24"/>
      <w:shd w:val="clear" w:color="auto" w:fill="FF00FF"/>
    </w:rPr>
  </w:style>
  <w:style w:type="character" w:customStyle="1" w:styleId="citebase">
    <w:name w:val="cite_base"/>
    <w:qFormat/>
    <w:rsid w:val="009A3899"/>
    <w:rPr>
      <w:sz w:val="24"/>
    </w:rPr>
  </w:style>
  <w:style w:type="character" w:customStyle="1" w:styleId="citebib">
    <w:name w:val="cite_bib"/>
    <w:qFormat/>
    <w:rsid w:val="009A3899"/>
    <w:rPr>
      <w:sz w:val="24"/>
      <w:shd w:val="clear" w:color="auto" w:fill="00FFFF"/>
    </w:rPr>
  </w:style>
  <w:style w:type="character" w:customStyle="1" w:styleId="citebox">
    <w:name w:val="cite_box"/>
    <w:qFormat/>
    <w:rsid w:val="009A3899"/>
    <w:rPr>
      <w:sz w:val="24"/>
    </w:rPr>
  </w:style>
  <w:style w:type="character" w:customStyle="1" w:styleId="citeen">
    <w:name w:val="cite_en"/>
    <w:qFormat/>
    <w:rsid w:val="009A3899"/>
    <w:rPr>
      <w:sz w:val="24"/>
      <w:shd w:val="clear" w:color="auto" w:fill="FFFF00"/>
      <w:vertAlign w:val="superscript"/>
    </w:rPr>
  </w:style>
  <w:style w:type="character" w:customStyle="1" w:styleId="citeeq">
    <w:name w:val="cite_eq"/>
    <w:qFormat/>
    <w:rsid w:val="009A3899"/>
    <w:rPr>
      <w:sz w:val="24"/>
      <w:shd w:val="clear" w:color="auto" w:fill="FF99CC"/>
    </w:rPr>
  </w:style>
  <w:style w:type="character" w:customStyle="1" w:styleId="citefig">
    <w:name w:val="cite_fig"/>
    <w:qFormat/>
    <w:rsid w:val="009A3899"/>
    <w:rPr>
      <w:color w:val="000000"/>
      <w:sz w:val="24"/>
      <w:shd w:val="clear" w:color="auto" w:fill="00FF00"/>
    </w:rPr>
  </w:style>
  <w:style w:type="character" w:customStyle="1" w:styleId="citefn">
    <w:name w:val="cite_fn"/>
    <w:qFormat/>
    <w:rsid w:val="009A3899"/>
    <w:rPr>
      <w:sz w:val="24"/>
      <w:shd w:val="clear" w:color="auto" w:fill="FF0000"/>
    </w:rPr>
  </w:style>
  <w:style w:type="character" w:customStyle="1" w:styleId="citetbl">
    <w:name w:val="cite_tbl"/>
    <w:qFormat/>
    <w:rsid w:val="009A3899"/>
    <w:rPr>
      <w:color w:val="000000"/>
      <w:sz w:val="24"/>
      <w:shd w:val="clear" w:color="auto" w:fill="FF00FF"/>
    </w:rPr>
  </w:style>
  <w:style w:type="character" w:styleId="CommentReference">
    <w:name w:val="annotation reference"/>
    <w:qFormat/>
    <w:rsid w:val="009A3899"/>
    <w:rPr>
      <w:sz w:val="18"/>
      <w:szCs w:val="18"/>
    </w:rPr>
  </w:style>
  <w:style w:type="character" w:customStyle="1" w:styleId="CommentTextChar">
    <w:name w:val="Comment Text Char"/>
    <w:link w:val="CommentText"/>
    <w:semiHidden/>
    <w:qFormat/>
    <w:rsid w:val="009A3899"/>
    <w:rPr>
      <w:rFonts w:ascii="Times New Roman" w:eastAsia="Times New Roman" w:hAnsi="Times New Roman"/>
      <w:sz w:val="20"/>
      <w:szCs w:val="20"/>
    </w:rPr>
  </w:style>
  <w:style w:type="character" w:customStyle="1" w:styleId="CommentSubjectChar">
    <w:name w:val="Comment Subject Char"/>
    <w:link w:val="CommentSubject"/>
    <w:uiPriority w:val="99"/>
    <w:semiHidden/>
    <w:qFormat/>
    <w:rsid w:val="009A3899"/>
    <w:rPr>
      <w:rFonts w:ascii="Times New Roman" w:eastAsia="Times New Roman" w:hAnsi="Times New Roman"/>
      <w:b/>
      <w:bCs/>
      <w:sz w:val="20"/>
      <w:szCs w:val="20"/>
    </w:rPr>
  </w:style>
  <w:style w:type="character" w:customStyle="1" w:styleId="ContractNumber">
    <w:name w:val="Contract Number"/>
    <w:qFormat/>
    <w:rsid w:val="009A3899"/>
    <w:rPr>
      <w:sz w:val="24"/>
      <w:szCs w:val="24"/>
      <w:shd w:val="clear" w:color="auto" w:fill="CCFFCC"/>
    </w:rPr>
  </w:style>
  <w:style w:type="character" w:customStyle="1" w:styleId="ContractSponsor">
    <w:name w:val="Contract Sponsor"/>
    <w:qFormat/>
    <w:rsid w:val="009A3899"/>
    <w:rPr>
      <w:sz w:val="24"/>
      <w:szCs w:val="24"/>
      <w:shd w:val="clear" w:color="auto" w:fill="FFCC99"/>
    </w:rPr>
  </w:style>
  <w:style w:type="character" w:styleId="Emphasis">
    <w:name w:val="Emphasis"/>
    <w:uiPriority w:val="20"/>
    <w:qFormat/>
    <w:rsid w:val="009A3899"/>
    <w:rPr>
      <w:i/>
      <w:iCs/>
    </w:rPr>
  </w:style>
  <w:style w:type="character" w:customStyle="1" w:styleId="EndnoteCharacters">
    <w:name w:val="Endnote Characters"/>
    <w:semiHidden/>
    <w:qFormat/>
    <w:rsid w:val="009A3899"/>
    <w:rPr>
      <w:vertAlign w:val="superscript"/>
    </w:rPr>
  </w:style>
  <w:style w:type="character" w:customStyle="1" w:styleId="EndnoteAnchor">
    <w:name w:val="Endnote Anchor"/>
    <w:rPr>
      <w:vertAlign w:val="superscript"/>
    </w:rPr>
  </w:style>
  <w:style w:type="character" w:customStyle="1" w:styleId="EndnoteTextChar">
    <w:name w:val="Endnote Text Char"/>
    <w:link w:val="EndnoteText"/>
    <w:semiHidden/>
    <w:qFormat/>
    <w:rsid w:val="009A3899"/>
    <w:rPr>
      <w:rFonts w:ascii="Cambria" w:eastAsia="Cambria" w:hAnsi="Cambria"/>
      <w:sz w:val="20"/>
      <w:szCs w:val="20"/>
    </w:rPr>
  </w:style>
  <w:style w:type="character" w:customStyle="1" w:styleId="eqno">
    <w:name w:val="eq_no"/>
    <w:qFormat/>
    <w:rsid w:val="009A3899"/>
    <w:rPr>
      <w:sz w:val="24"/>
    </w:rPr>
  </w:style>
  <w:style w:type="character" w:styleId="FollowedHyperlink">
    <w:name w:val="FollowedHyperlink"/>
    <w:qFormat/>
    <w:rsid w:val="009A3899"/>
    <w:rPr>
      <w:color w:val="800080"/>
      <w:u w:val="single"/>
    </w:rPr>
  </w:style>
  <w:style w:type="character" w:customStyle="1" w:styleId="FooterChar">
    <w:name w:val="Footer Char"/>
    <w:link w:val="Footer"/>
    <w:uiPriority w:val="99"/>
    <w:qFormat/>
    <w:rsid w:val="009A3899"/>
    <w:rPr>
      <w:rFonts w:ascii="Times New Roman" w:eastAsia="Times New Roman" w:hAnsi="Times New Roman"/>
      <w:sz w:val="20"/>
      <w:szCs w:val="20"/>
    </w:rPr>
  </w:style>
  <w:style w:type="character" w:customStyle="1" w:styleId="FootnoteCharacters">
    <w:name w:val="Footnote Characters"/>
    <w:semiHidden/>
    <w:qFormat/>
    <w:rsid w:val="009A3899"/>
    <w:rPr>
      <w:vertAlign w:val="superscript"/>
    </w:rPr>
  </w:style>
  <w:style w:type="character" w:customStyle="1" w:styleId="FootnoteAnchor">
    <w:name w:val="Footnote Anchor"/>
    <w:rPr>
      <w:vertAlign w:val="superscript"/>
    </w:rPr>
  </w:style>
  <w:style w:type="character" w:customStyle="1" w:styleId="HeaderChar">
    <w:name w:val="Header Char"/>
    <w:link w:val="Header"/>
    <w:qFormat/>
    <w:rsid w:val="009A3899"/>
    <w:rPr>
      <w:rFonts w:ascii="Times New Roman" w:eastAsia="Times New Roman" w:hAnsi="Times New Roman"/>
      <w:sz w:val="20"/>
      <w:szCs w:val="20"/>
    </w:rPr>
  </w:style>
  <w:style w:type="character" w:styleId="HTMLAcronym">
    <w:name w:val="HTML Acronym"/>
    <w:basedOn w:val="DefaultParagraphFont"/>
    <w:qFormat/>
    <w:rsid w:val="009A3899"/>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customStyle="1" w:styleId="HTMLPreformattedChar">
    <w:name w:val="HTML Preformatted Char"/>
    <w:link w:val="HTMLPreformatted"/>
    <w:qFormat/>
    <w:rsid w:val="009A3899"/>
    <w:rPr>
      <w:rFonts w:ascii="Consolas" w:eastAsia="Times New Roman" w:hAnsi="Consolas"/>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customStyle="1" w:styleId="Hyperlink1">
    <w:name w:val="Hyperlink1"/>
    <w:basedOn w:val="DefaultParagraphFont"/>
    <w:uiPriority w:val="99"/>
    <w:unhideWhenUsed/>
    <w:rsid w:val="006A02B4"/>
    <w:rPr>
      <w:color w:val="0563C1" w:themeColor="hyperlink"/>
      <w:u w:val="single"/>
    </w:rPr>
  </w:style>
  <w:style w:type="character" w:styleId="LineNumber">
    <w:name w:val="line number"/>
    <w:basedOn w:val="DefaultParagraphFont"/>
    <w:qFormat/>
    <w:rsid w:val="009A3899"/>
  </w:style>
  <w:style w:type="character" w:styleId="PageNumber">
    <w:name w:val="page number"/>
    <w:basedOn w:val="DefaultParagraphFont"/>
    <w:qFormat/>
    <w:rsid w:val="009A3899"/>
  </w:style>
  <w:style w:type="character" w:styleId="Strong">
    <w:name w:val="Strong"/>
    <w:uiPriority w:val="22"/>
    <w:qFormat/>
    <w:rsid w:val="009A3899"/>
    <w:rPr>
      <w:b/>
      <w:bCs/>
    </w:rPr>
  </w:style>
  <w:style w:type="character" w:customStyle="1" w:styleId="SX-reflink">
    <w:name w:val="SX-reflink"/>
    <w:uiPriority w:val="1"/>
    <w:qFormat/>
    <w:rsid w:val="009A3899"/>
    <w:rPr>
      <w:color w:val="0000FF"/>
      <w:sz w:val="16"/>
      <w:shd w:val="clear" w:color="auto" w:fill="FFFFFF"/>
    </w:rPr>
  </w:style>
  <w:style w:type="character" w:customStyle="1" w:styleId="custom-cit-author">
    <w:name w:val="custom-cit-author"/>
    <w:basedOn w:val="DefaultParagraphFont"/>
    <w:qFormat/>
    <w:rsid w:val="00943D39"/>
  </w:style>
  <w:style w:type="character" w:customStyle="1" w:styleId="custom-cit-title">
    <w:name w:val="custom-cit-title"/>
    <w:basedOn w:val="DefaultParagraphFont"/>
    <w:qFormat/>
    <w:rsid w:val="00943D39"/>
  </w:style>
  <w:style w:type="character" w:customStyle="1" w:styleId="custom-cit-jour-title">
    <w:name w:val="custom-cit-jour-title"/>
    <w:basedOn w:val="DefaultParagraphFont"/>
    <w:qFormat/>
    <w:rsid w:val="00943D39"/>
  </w:style>
  <w:style w:type="character" w:customStyle="1" w:styleId="custom-cit-volume">
    <w:name w:val="custom-cit-volume"/>
    <w:basedOn w:val="DefaultParagraphFont"/>
    <w:qFormat/>
    <w:rsid w:val="00943D39"/>
  </w:style>
  <w:style w:type="character" w:customStyle="1" w:styleId="custom-cit-volume-sep">
    <w:name w:val="custom-cit-volume-sep"/>
    <w:basedOn w:val="DefaultParagraphFont"/>
    <w:qFormat/>
    <w:rsid w:val="00943D39"/>
  </w:style>
  <w:style w:type="character" w:customStyle="1" w:styleId="custom-cit-fpage">
    <w:name w:val="custom-cit-fpage"/>
    <w:basedOn w:val="DefaultParagraphFont"/>
    <w:qFormat/>
    <w:rsid w:val="00943D39"/>
  </w:style>
  <w:style w:type="character" w:customStyle="1" w:styleId="custom-cit-date">
    <w:name w:val="custom-cit-date"/>
    <w:basedOn w:val="DefaultParagraphFont"/>
    <w:qFormat/>
    <w:rsid w:val="00943D39"/>
  </w:style>
  <w:style w:type="character" w:customStyle="1" w:styleId="LineNumbering">
    <w:name w:val="Line Numbering"/>
  </w:style>
  <w:style w:type="character" w:styleId="PlaceholderText">
    <w:name w:val="Placeholder Text"/>
    <w:basedOn w:val="DefaultParagraphFont"/>
    <w:uiPriority w:val="99"/>
    <w:semiHidden/>
    <w:qFormat/>
    <w:rsid w:val="00D859B6"/>
    <w:rPr>
      <w:color w:val="808080"/>
    </w:rPr>
  </w:style>
  <w:style w:type="character" w:customStyle="1" w:styleId="JR">
    <w:name w:val="JR"/>
    <w:qFormat/>
    <w:rsid w:val="00B35779"/>
    <w:rPr>
      <w:color w:val="FF0000"/>
      <w:highlight w:val="white"/>
    </w:rPr>
  </w:style>
  <w:style w:type="character" w:styleId="UnresolvedMention">
    <w:name w:val="Unresolved Mention"/>
    <w:basedOn w:val="DefaultParagraphFont"/>
    <w:uiPriority w:val="99"/>
    <w:semiHidden/>
    <w:unhideWhenUsed/>
    <w:qFormat/>
    <w:rsid w:val="006A02B4"/>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BaseText">
    <w:name w:val="Base_Text"/>
    <w:qFormat/>
    <w:rsid w:val="009A3899"/>
    <w:pPr>
      <w:spacing w:before="120"/>
    </w:pPr>
    <w:rPr>
      <w:rFonts w:eastAsia="Times New Roman"/>
      <w:sz w:val="24"/>
      <w:szCs w:val="24"/>
    </w:rPr>
  </w:style>
  <w:style w:type="paragraph" w:customStyle="1" w:styleId="1stparatext">
    <w:name w:val="1st para text"/>
    <w:basedOn w:val="BaseText"/>
    <w:qFormat/>
    <w:rsid w:val="009A3899"/>
  </w:style>
  <w:style w:type="paragraph" w:customStyle="1" w:styleId="BaseHeading">
    <w:name w:val="Base_Heading"/>
    <w:qFormat/>
    <w:rsid w:val="009A3899"/>
    <w:pPr>
      <w:keepNext/>
      <w:spacing w:before="240"/>
      <w:outlineLvl w:val="0"/>
    </w:pPr>
    <w:rPr>
      <w:rFonts w:eastAsia="Times New Roman"/>
      <w:kern w:val="2"/>
      <w:sz w:val="28"/>
      <w:szCs w:val="28"/>
    </w:rPr>
  </w:style>
  <w:style w:type="paragraph" w:customStyle="1" w:styleId="AbstractHead">
    <w:name w:val="Abstract Head"/>
    <w:basedOn w:val="BaseHeading"/>
    <w:qFormat/>
    <w:rsid w:val="009A3899"/>
  </w:style>
  <w:style w:type="paragraph" w:customStyle="1" w:styleId="AbstractSummary">
    <w:name w:val="Abstract/Summary"/>
    <w:basedOn w:val="BaseText"/>
    <w:qFormat/>
    <w:rsid w:val="009A3899"/>
  </w:style>
  <w:style w:type="paragraph" w:customStyle="1" w:styleId="Referencesandnotes">
    <w:name w:val="References and notes"/>
    <w:basedOn w:val="BaseText"/>
    <w:qFormat/>
    <w:rsid w:val="009A3899"/>
    <w:pPr>
      <w:ind w:left="720" w:hanging="720"/>
    </w:pPr>
  </w:style>
  <w:style w:type="paragraph" w:customStyle="1" w:styleId="Acknowledgement">
    <w:name w:val="Acknowledgement"/>
    <w:basedOn w:val="Referencesandnotes"/>
    <w:qFormat/>
    <w:rsid w:val="009A3899"/>
  </w:style>
  <w:style w:type="paragraph" w:customStyle="1" w:styleId="Subhead">
    <w:name w:val="Subhead"/>
    <w:basedOn w:val="BaseHeading"/>
    <w:qFormat/>
    <w:rsid w:val="009A3899"/>
    <w:rPr>
      <w:b/>
      <w:bCs/>
      <w:sz w:val="24"/>
      <w:szCs w:val="24"/>
    </w:rPr>
  </w:style>
  <w:style w:type="paragraph" w:customStyle="1" w:styleId="AppendixHead">
    <w:name w:val="AppendixHead"/>
    <w:basedOn w:val="Subhead"/>
    <w:qFormat/>
    <w:rsid w:val="009A3899"/>
  </w:style>
  <w:style w:type="paragraph" w:customStyle="1" w:styleId="AppendixSubhead">
    <w:name w:val="AppendixSubhead"/>
    <w:basedOn w:val="Subhead"/>
    <w:qFormat/>
    <w:rsid w:val="009A3899"/>
  </w:style>
  <w:style w:type="paragraph" w:customStyle="1" w:styleId="Articletype">
    <w:name w:val="Article type"/>
    <w:basedOn w:val="BaseText"/>
    <w:qFormat/>
    <w:rsid w:val="009A3899"/>
  </w:style>
  <w:style w:type="paragraph" w:customStyle="1" w:styleId="AuthorAttribute">
    <w:name w:val="Author Attribute"/>
    <w:basedOn w:val="BaseText"/>
    <w:qFormat/>
    <w:rsid w:val="009A3899"/>
    <w:pPr>
      <w:spacing w:before="480"/>
    </w:pPr>
  </w:style>
  <w:style w:type="paragraph" w:customStyle="1" w:styleId="FootnoteText1">
    <w:name w:val="Footnote Text1"/>
    <w:basedOn w:val="BaseText"/>
    <w:qFormat/>
    <w:rsid w:val="009A3899"/>
  </w:style>
  <w:style w:type="paragraph" w:customStyle="1" w:styleId="AuthorFootnote">
    <w:name w:val="AuthorFootnote"/>
    <w:basedOn w:val="FootnoteText1"/>
    <w:qFormat/>
    <w:rsid w:val="009A3899"/>
    <w:rPr>
      <w:lang w:bidi="he-IL"/>
    </w:rPr>
  </w:style>
  <w:style w:type="paragraph" w:customStyle="1" w:styleId="Authors">
    <w:name w:val="Authors"/>
    <w:basedOn w:val="BaseText"/>
    <w:qFormat/>
    <w:rsid w:val="009A3899"/>
    <w:pPr>
      <w:spacing w:after="360"/>
      <w:jc w:val="center"/>
    </w:pPr>
  </w:style>
  <w:style w:type="paragraph" w:styleId="BalloonText">
    <w:name w:val="Balloon Text"/>
    <w:basedOn w:val="Normal"/>
    <w:link w:val="BalloonTextChar"/>
    <w:semiHidden/>
    <w:qFormat/>
    <w:rsid w:val="009A3899"/>
    <w:rPr>
      <w:rFonts w:ascii="Lucida Grande" w:eastAsia="Times New Roman" w:hAnsi="Lucida Grande"/>
      <w:sz w:val="18"/>
      <w:szCs w:val="18"/>
    </w:rPr>
  </w:style>
  <w:style w:type="paragraph" w:customStyle="1" w:styleId="BookorMeetingInformation">
    <w:name w:val="Book or Meeting Information"/>
    <w:basedOn w:val="BaseText"/>
    <w:qFormat/>
    <w:rsid w:val="009A3899"/>
  </w:style>
  <w:style w:type="paragraph" w:customStyle="1" w:styleId="BookInformation">
    <w:name w:val="BookInformation"/>
    <w:basedOn w:val="BaseText"/>
    <w:qFormat/>
    <w:rsid w:val="009A3899"/>
  </w:style>
  <w:style w:type="paragraph" w:customStyle="1" w:styleId="Level2Head">
    <w:name w:val="Level 2 Head"/>
    <w:basedOn w:val="BaseHeading"/>
    <w:qFormat/>
    <w:rsid w:val="009A3899"/>
    <w:pPr>
      <w:outlineLvl w:val="1"/>
    </w:pPr>
    <w:rPr>
      <w:i/>
      <w:iCs/>
      <w:sz w:val="24"/>
      <w:szCs w:val="24"/>
    </w:rPr>
  </w:style>
  <w:style w:type="paragraph" w:customStyle="1" w:styleId="BoxLevel2Head">
    <w:name w:val="BoxLevel 2 Head"/>
    <w:basedOn w:val="Level2Head"/>
    <w:qFormat/>
    <w:rsid w:val="009A3899"/>
    <w:pPr>
      <w:shd w:val="clear" w:color="auto" w:fill="E6E6E6"/>
    </w:pPr>
  </w:style>
  <w:style w:type="paragraph" w:customStyle="1" w:styleId="BoxListUnnumbered">
    <w:name w:val="BoxListUnnumbered"/>
    <w:basedOn w:val="BaseText"/>
    <w:qFormat/>
    <w:rsid w:val="009A3899"/>
    <w:pPr>
      <w:shd w:val="clear" w:color="auto" w:fill="E6E6E6"/>
      <w:ind w:left="1080" w:hanging="360"/>
    </w:pPr>
  </w:style>
  <w:style w:type="paragraph" w:customStyle="1" w:styleId="BoxList">
    <w:name w:val="BoxList"/>
    <w:basedOn w:val="BoxListUnnumbered"/>
    <w:qFormat/>
    <w:rsid w:val="009A3899"/>
  </w:style>
  <w:style w:type="paragraph" w:customStyle="1" w:styleId="BoxSubhead">
    <w:name w:val="BoxSubhead"/>
    <w:basedOn w:val="Subhead"/>
    <w:qFormat/>
    <w:rsid w:val="009A3899"/>
    <w:pPr>
      <w:shd w:val="clear" w:color="auto" w:fill="E6E6E6"/>
    </w:pPr>
  </w:style>
  <w:style w:type="paragraph" w:customStyle="1" w:styleId="Paragraph">
    <w:name w:val="Paragraph"/>
    <w:basedOn w:val="BaseText"/>
    <w:qFormat/>
    <w:rsid w:val="009A3899"/>
    <w:pPr>
      <w:spacing w:line="480" w:lineRule="auto"/>
      <w:ind w:firstLine="720"/>
      <w:jc w:val="both"/>
    </w:pPr>
  </w:style>
  <w:style w:type="paragraph" w:customStyle="1" w:styleId="BoxText">
    <w:name w:val="BoxText"/>
    <w:basedOn w:val="Paragraph"/>
    <w:qFormat/>
    <w:rsid w:val="009A3899"/>
    <w:pPr>
      <w:shd w:val="clear" w:color="auto" w:fill="E6E6E6"/>
    </w:pPr>
  </w:style>
  <w:style w:type="paragraph" w:customStyle="1" w:styleId="BoxTitle">
    <w:name w:val="BoxTitle"/>
    <w:basedOn w:val="BaseHeading"/>
    <w:qFormat/>
    <w:rsid w:val="009A3899"/>
    <w:pPr>
      <w:shd w:val="clear" w:color="auto" w:fill="E6E6E6"/>
    </w:pPr>
    <w:rPr>
      <w:b/>
      <w:sz w:val="24"/>
      <w:szCs w:val="24"/>
    </w:rPr>
  </w:style>
  <w:style w:type="paragraph" w:customStyle="1" w:styleId="BulletedText">
    <w:name w:val="Bulleted Text"/>
    <w:basedOn w:val="BaseText"/>
    <w:qFormat/>
    <w:rsid w:val="009A3899"/>
    <w:pPr>
      <w:ind w:left="720" w:hanging="720"/>
    </w:pPr>
  </w:style>
  <w:style w:type="paragraph" w:customStyle="1" w:styleId="career-magazine">
    <w:name w:val="career-magazine"/>
    <w:basedOn w:val="BaseText"/>
    <w:qFormat/>
    <w:rsid w:val="009A3899"/>
    <w:pPr>
      <w:jc w:val="right"/>
    </w:pPr>
    <w:rPr>
      <w:color w:val="FF0000"/>
    </w:rPr>
  </w:style>
  <w:style w:type="paragraph" w:customStyle="1" w:styleId="career-stage">
    <w:name w:val="career-stage"/>
    <w:basedOn w:val="BaseText"/>
    <w:qFormat/>
    <w:rsid w:val="009A3899"/>
    <w:pPr>
      <w:jc w:val="right"/>
    </w:pPr>
    <w:rPr>
      <w:color w:val="339966"/>
    </w:rPr>
  </w:style>
  <w:style w:type="paragraph" w:styleId="CommentText">
    <w:name w:val="annotation text"/>
    <w:basedOn w:val="Normal"/>
    <w:link w:val="CommentTextChar"/>
    <w:semiHidden/>
    <w:qFormat/>
    <w:rsid w:val="009A3899"/>
    <w:rPr>
      <w:rFonts w:eastAsia="Times New Roman"/>
    </w:rPr>
  </w:style>
  <w:style w:type="paragraph" w:styleId="CommentSubject">
    <w:name w:val="annotation subject"/>
    <w:basedOn w:val="CommentText"/>
    <w:link w:val="CommentSubjectChar"/>
    <w:uiPriority w:val="99"/>
    <w:semiHidden/>
    <w:unhideWhenUsed/>
    <w:qFormat/>
    <w:rsid w:val="009A3899"/>
    <w:rPr>
      <w:b/>
      <w:bCs/>
    </w:rPr>
  </w:style>
  <w:style w:type="paragraph" w:customStyle="1" w:styleId="ContinuedParagraph">
    <w:name w:val="ContinuedParagraph"/>
    <w:basedOn w:val="Paragraph"/>
    <w:qFormat/>
    <w:rsid w:val="009A3899"/>
    <w:pPr>
      <w:ind w:firstLine="0"/>
    </w:pPr>
  </w:style>
  <w:style w:type="paragraph" w:customStyle="1" w:styleId="Correspondence">
    <w:name w:val="Correspondence"/>
    <w:basedOn w:val="BaseText"/>
    <w:qFormat/>
    <w:rsid w:val="009A3899"/>
    <w:pPr>
      <w:spacing w:before="0" w:after="240"/>
    </w:pPr>
  </w:style>
  <w:style w:type="paragraph" w:customStyle="1" w:styleId="DateAccepted">
    <w:name w:val="Date Accepted"/>
    <w:basedOn w:val="BaseText"/>
    <w:qFormat/>
    <w:rsid w:val="009A3899"/>
    <w:pPr>
      <w:spacing w:before="360"/>
    </w:pPr>
  </w:style>
  <w:style w:type="paragraph" w:customStyle="1" w:styleId="Deck">
    <w:name w:val="Deck"/>
    <w:basedOn w:val="BaseHeading"/>
    <w:qFormat/>
    <w:rsid w:val="009A3899"/>
    <w:pPr>
      <w:outlineLvl w:val="1"/>
    </w:pPr>
  </w:style>
  <w:style w:type="paragraph" w:customStyle="1" w:styleId="DefTerm">
    <w:name w:val="DefTerm"/>
    <w:basedOn w:val="BaseText"/>
    <w:qFormat/>
    <w:rsid w:val="009A3899"/>
    <w:pPr>
      <w:ind w:left="720"/>
    </w:pPr>
  </w:style>
  <w:style w:type="paragraph" w:customStyle="1" w:styleId="Definition">
    <w:name w:val="Definition"/>
    <w:basedOn w:val="DefTerm"/>
    <w:qFormat/>
    <w:rsid w:val="009A3899"/>
    <w:pPr>
      <w:ind w:left="1080" w:hanging="360"/>
    </w:pPr>
  </w:style>
  <w:style w:type="paragraph" w:customStyle="1" w:styleId="DefListTitle">
    <w:name w:val="DefListTitle"/>
    <w:basedOn w:val="BaseHeading"/>
    <w:qFormat/>
    <w:rsid w:val="009A3899"/>
  </w:style>
  <w:style w:type="paragraph" w:customStyle="1" w:styleId="discipline">
    <w:name w:val="discipline"/>
    <w:basedOn w:val="BaseText"/>
    <w:qFormat/>
    <w:rsid w:val="009A3899"/>
    <w:pPr>
      <w:jc w:val="right"/>
    </w:pPr>
    <w:rPr>
      <w:color w:val="993366"/>
    </w:rPr>
  </w:style>
  <w:style w:type="paragraph" w:customStyle="1" w:styleId="Editors">
    <w:name w:val="Editors"/>
    <w:basedOn w:val="Authors"/>
    <w:qFormat/>
    <w:rsid w:val="009A3899"/>
  </w:style>
  <w:style w:type="paragraph" w:styleId="EndnoteText">
    <w:name w:val="endnote text"/>
    <w:basedOn w:val="Normal"/>
    <w:link w:val="EndnoteTextChar"/>
    <w:semiHidden/>
    <w:rsid w:val="009A3899"/>
    <w:rPr>
      <w:rFonts w:ascii="Cambria" w:eastAsia="Cambria" w:hAnsi="Cambria"/>
    </w:rPr>
  </w:style>
  <w:style w:type="paragraph" w:customStyle="1" w:styleId="Equation">
    <w:name w:val="Equation"/>
    <w:basedOn w:val="BaseText"/>
    <w:qFormat/>
    <w:rsid w:val="009A3899"/>
    <w:pPr>
      <w:jc w:val="center"/>
    </w:pPr>
  </w:style>
  <w:style w:type="paragraph" w:customStyle="1" w:styleId="FieldCodes">
    <w:name w:val="FieldCodes"/>
    <w:basedOn w:val="BaseText"/>
    <w:qFormat/>
    <w:rsid w:val="009A3899"/>
  </w:style>
  <w:style w:type="paragraph" w:customStyle="1" w:styleId="Legend">
    <w:name w:val="Legend"/>
    <w:basedOn w:val="BaseHeading"/>
    <w:qFormat/>
    <w:rsid w:val="009A3899"/>
    <w:rPr>
      <w:sz w:val="24"/>
      <w:szCs w:val="24"/>
    </w:rPr>
  </w:style>
  <w:style w:type="paragraph" w:customStyle="1" w:styleId="FigureCopyright">
    <w:name w:val="FigureCopyright"/>
    <w:basedOn w:val="Legend"/>
    <w:qFormat/>
    <w:rsid w:val="009A3899"/>
    <w:pPr>
      <w:spacing w:before="80"/>
    </w:pPr>
    <w:rPr>
      <w:lang w:bidi="he-IL"/>
    </w:rPr>
  </w:style>
  <w:style w:type="paragraph" w:customStyle="1" w:styleId="FigureCredit">
    <w:name w:val="FigureCredit"/>
    <w:basedOn w:val="FigureCopyright"/>
    <w:qFormat/>
    <w:rsid w:val="009A3899"/>
  </w:style>
  <w:style w:type="paragraph" w:customStyle="1" w:styleId="HeaderandFooter">
    <w:name w:val="Header and Footer"/>
    <w:basedOn w:val="Normal"/>
    <w:qFormat/>
  </w:style>
  <w:style w:type="paragraph" w:styleId="Footer">
    <w:name w:val="footer"/>
    <w:basedOn w:val="Normal"/>
    <w:link w:val="FooterChar"/>
    <w:uiPriority w:val="99"/>
    <w:rsid w:val="009A3899"/>
    <w:pPr>
      <w:suppressLineNumbers/>
      <w:tabs>
        <w:tab w:val="center" w:pos="4320"/>
        <w:tab w:val="right" w:pos="8640"/>
      </w:tabs>
    </w:pPr>
    <w:rPr>
      <w:rFonts w:eastAsia="Times New Roman"/>
    </w:rPr>
  </w:style>
  <w:style w:type="paragraph" w:customStyle="1" w:styleId="Gloss">
    <w:name w:val="Gloss"/>
    <w:basedOn w:val="AbstractSummary"/>
    <w:qFormat/>
    <w:rsid w:val="009A3899"/>
  </w:style>
  <w:style w:type="paragraph" w:customStyle="1" w:styleId="Glossary">
    <w:name w:val="Glossary"/>
    <w:basedOn w:val="BaseText"/>
    <w:qFormat/>
    <w:rsid w:val="009A3899"/>
  </w:style>
  <w:style w:type="paragraph" w:customStyle="1" w:styleId="GlossHead">
    <w:name w:val="GlossHead"/>
    <w:basedOn w:val="AbstractHead"/>
    <w:qFormat/>
    <w:rsid w:val="009A3899"/>
  </w:style>
  <w:style w:type="paragraph" w:customStyle="1" w:styleId="GraphicAltText">
    <w:name w:val="GraphicAltText"/>
    <w:basedOn w:val="Legend"/>
    <w:qFormat/>
    <w:rsid w:val="009A3899"/>
  </w:style>
  <w:style w:type="paragraph" w:customStyle="1" w:styleId="GraphicCredit">
    <w:name w:val="GraphicCredit"/>
    <w:basedOn w:val="FigureCredit"/>
    <w:qFormat/>
    <w:rsid w:val="009A3899"/>
  </w:style>
  <w:style w:type="paragraph" w:customStyle="1" w:styleId="Head">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tab w:val="right" w:pos="8640"/>
      </w:tabs>
    </w:pPr>
    <w:rPr>
      <w:rFonts w:eastAsia="Times New Roman"/>
    </w:rPr>
  </w:style>
  <w:style w:type="paragraph" w:styleId="HTMLPreformatted">
    <w:name w:val="HTML Preformatted"/>
    <w:basedOn w:val="Normal"/>
    <w:link w:val="HTMLPreformattedChar"/>
    <w:qFormat/>
    <w:rsid w:val="009A3899"/>
    <w:rPr>
      <w:rFonts w:ascii="Consolas" w:eastAsia="Times New Roman" w:hAnsi="Consolas"/>
    </w:rPr>
  </w:style>
  <w:style w:type="paragraph" w:customStyle="1" w:styleId="InstructionsText">
    <w:name w:val="Instructions Text"/>
    <w:basedOn w:val="BaseText"/>
    <w:qFormat/>
    <w:rsid w:val="009A3899"/>
  </w:style>
  <w:style w:type="paragraph" w:customStyle="1" w:styleId="Overline">
    <w:name w:val="Overline"/>
    <w:basedOn w:val="BaseText"/>
    <w:qFormat/>
    <w:rsid w:val="009A3899"/>
  </w:style>
  <w:style w:type="paragraph" w:customStyle="1" w:styleId="IssueName">
    <w:name w:val="IssueName"/>
    <w:basedOn w:val="Overline"/>
    <w:qFormat/>
    <w:rsid w:val="009A3899"/>
  </w:style>
  <w:style w:type="paragraph" w:customStyle="1" w:styleId="Keywords">
    <w:name w:val="Keywords"/>
    <w:basedOn w:val="BaseText"/>
    <w:qFormat/>
    <w:rsid w:val="009A3899"/>
  </w:style>
  <w:style w:type="paragraph" w:customStyle="1" w:styleId="Level3Head">
    <w:name w:val="Level 3 Head"/>
    <w:basedOn w:val="BaseHeading"/>
    <w:qFormat/>
    <w:rsid w:val="009A3899"/>
    <w:pPr>
      <w:outlineLvl w:val="2"/>
    </w:pPr>
    <w:rPr>
      <w:sz w:val="24"/>
      <w:szCs w:val="24"/>
      <w:u w:val="single"/>
    </w:rPr>
  </w:style>
  <w:style w:type="paragraph" w:customStyle="1" w:styleId="Level4Head">
    <w:name w:val="Level 4 Head"/>
    <w:basedOn w:val="BaseHeading"/>
    <w:qFormat/>
    <w:rsid w:val="009A3899"/>
    <w:pPr>
      <w:ind w:left="346"/>
    </w:pPr>
    <w:rPr>
      <w:sz w:val="24"/>
      <w:szCs w:val="24"/>
    </w:rPr>
  </w:style>
  <w:style w:type="paragraph" w:customStyle="1" w:styleId="Literaryquote">
    <w:name w:val="Literary quote"/>
    <w:basedOn w:val="BaseText"/>
    <w:qFormat/>
    <w:rsid w:val="009A3899"/>
    <w:pPr>
      <w:ind w:left="1440" w:right="1440"/>
    </w:pPr>
  </w:style>
  <w:style w:type="paragraph" w:customStyle="1" w:styleId="MaterialsText">
    <w:name w:val="Materials Text"/>
    <w:basedOn w:val="BaseText"/>
    <w:qFormat/>
    <w:rsid w:val="009A3899"/>
  </w:style>
  <w:style w:type="paragraph" w:customStyle="1" w:styleId="NoteInProof">
    <w:name w:val="NoteInProof"/>
    <w:basedOn w:val="BaseText"/>
    <w:qFormat/>
    <w:rsid w:val="009A3899"/>
  </w:style>
  <w:style w:type="paragraph" w:customStyle="1" w:styleId="Notes">
    <w:name w:val="Notes"/>
    <w:basedOn w:val="BaseText"/>
    <w:qFormat/>
    <w:rsid w:val="009A3899"/>
    <w:rPr>
      <w:i/>
    </w:rPr>
  </w:style>
  <w:style w:type="paragraph" w:customStyle="1" w:styleId="Notes-Helvetica">
    <w:name w:val="Notes-Helvetica"/>
    <w:basedOn w:val="BaseText"/>
    <w:qFormat/>
    <w:rsid w:val="009A3899"/>
    <w:rPr>
      <w:i/>
    </w:rPr>
  </w:style>
  <w:style w:type="paragraph" w:customStyle="1" w:styleId="NumberedInstructions">
    <w:name w:val="Numbered Instructions"/>
    <w:basedOn w:val="BaseText"/>
    <w:qFormat/>
    <w:rsid w:val="009A3899"/>
  </w:style>
  <w:style w:type="paragraph" w:customStyle="1" w:styleId="OutlineLevel1">
    <w:name w:val="OutlineLevel1"/>
    <w:basedOn w:val="BaseHeading"/>
    <w:qFormat/>
    <w:rsid w:val="009A3899"/>
    <w:rPr>
      <w:b/>
      <w:bCs/>
    </w:rPr>
  </w:style>
  <w:style w:type="paragraph" w:customStyle="1" w:styleId="OutlineLevel2">
    <w:name w:val="OutlineLevel2"/>
    <w:basedOn w:val="BaseHeading"/>
    <w:qFormat/>
    <w:rsid w:val="009A3899"/>
    <w:pPr>
      <w:ind w:left="360"/>
      <w:outlineLvl w:val="1"/>
    </w:pPr>
    <w:rPr>
      <w:b/>
      <w:bCs/>
      <w:sz w:val="24"/>
      <w:szCs w:val="24"/>
    </w:rPr>
  </w:style>
  <w:style w:type="paragraph" w:customStyle="1" w:styleId="OutlineLevel3">
    <w:name w:val="OutlineLevel3"/>
    <w:basedOn w:val="BaseHeading"/>
    <w:qFormat/>
    <w:rsid w:val="009A3899"/>
    <w:pPr>
      <w:ind w:left="720"/>
      <w:outlineLvl w:val="2"/>
    </w:pPr>
    <w:rPr>
      <w:b/>
      <w:bCs/>
      <w:sz w:val="24"/>
      <w:szCs w:val="24"/>
    </w:rPr>
  </w:style>
  <w:style w:type="paragraph" w:customStyle="1" w:styleId="Preformat">
    <w:name w:val="Preformat"/>
    <w:basedOn w:val="BaseText"/>
    <w:qForma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qFormat/>
    <w:rsid w:val="009A3899"/>
  </w:style>
  <w:style w:type="paragraph" w:customStyle="1" w:styleId="ProductInformation">
    <w:name w:val="ProductInformation"/>
    <w:basedOn w:val="BaseText"/>
    <w:qFormat/>
    <w:rsid w:val="009A3899"/>
  </w:style>
  <w:style w:type="paragraph" w:customStyle="1" w:styleId="ProductTitle">
    <w:name w:val="ProductTitle"/>
    <w:basedOn w:val="BaseText"/>
    <w:qFormat/>
    <w:rsid w:val="009A3899"/>
    <w:rPr>
      <w:b/>
      <w:bCs/>
    </w:rPr>
  </w:style>
  <w:style w:type="paragraph" w:customStyle="1" w:styleId="PublishedOnline">
    <w:name w:val="Published Online"/>
    <w:basedOn w:val="DateAccepted"/>
    <w:qFormat/>
    <w:rsid w:val="009A3899"/>
  </w:style>
  <w:style w:type="paragraph" w:customStyle="1" w:styleId="RecipeMaterials">
    <w:name w:val="Recipe Materials"/>
    <w:basedOn w:val="BaseText"/>
    <w:qFormat/>
    <w:rsid w:val="009A3899"/>
  </w:style>
  <w:style w:type="paragraph" w:customStyle="1" w:styleId="Refhead">
    <w:name w:val="Ref head"/>
    <w:basedOn w:val="BaseHeading"/>
    <w:qFormat/>
    <w:rsid w:val="009A3899"/>
    <w:pPr>
      <w:spacing w:before="120" w:after="120"/>
    </w:pPr>
    <w:rPr>
      <w:b/>
      <w:bCs/>
      <w:sz w:val="24"/>
      <w:szCs w:val="24"/>
    </w:rPr>
  </w:style>
  <w:style w:type="paragraph" w:customStyle="1" w:styleId="ReferenceNote">
    <w:name w:val="Reference Note"/>
    <w:basedOn w:val="Referencesandnotes"/>
    <w:qFormat/>
    <w:rsid w:val="009A3899"/>
  </w:style>
  <w:style w:type="paragraph" w:customStyle="1" w:styleId="ReferencesandnotesLong">
    <w:name w:val="References and notes Long"/>
    <w:basedOn w:val="BaseText"/>
    <w:qFormat/>
    <w:rsid w:val="009A3899"/>
    <w:pPr>
      <w:ind w:left="720" w:hanging="720"/>
    </w:pPr>
  </w:style>
  <w:style w:type="paragraph" w:customStyle="1" w:styleId="region">
    <w:name w:val="region"/>
    <w:basedOn w:val="BaseText"/>
    <w:qFormat/>
    <w:rsid w:val="009A3899"/>
    <w:pPr>
      <w:jc w:val="right"/>
    </w:pPr>
    <w:rPr>
      <w:color w:val="0000FF"/>
    </w:rPr>
  </w:style>
  <w:style w:type="paragraph" w:customStyle="1" w:styleId="RelatedArticle">
    <w:name w:val="RelatedArticle"/>
    <w:basedOn w:val="Referencesandnotes"/>
    <w:qFormat/>
    <w:rsid w:val="009A3899"/>
  </w:style>
  <w:style w:type="paragraph" w:customStyle="1" w:styleId="RunHead">
    <w:name w:val="RunHead"/>
    <w:basedOn w:val="BaseText"/>
    <w:qFormat/>
    <w:rsid w:val="009A3899"/>
  </w:style>
  <w:style w:type="paragraph" w:customStyle="1" w:styleId="SOMContent">
    <w:name w:val="SOMContent"/>
    <w:basedOn w:val="1stparatext"/>
    <w:qFormat/>
    <w:rsid w:val="009A3899"/>
  </w:style>
  <w:style w:type="paragraph" w:customStyle="1" w:styleId="SOMHead">
    <w:name w:val="SOMHead"/>
    <w:basedOn w:val="BaseHeading"/>
    <w:qFormat/>
    <w:rsid w:val="009A3899"/>
    <w:rPr>
      <w:b/>
      <w:sz w:val="24"/>
      <w:szCs w:val="24"/>
    </w:rPr>
  </w:style>
  <w:style w:type="paragraph" w:customStyle="1" w:styleId="Speaker">
    <w:name w:val="Speaker"/>
    <w:basedOn w:val="Paragraph"/>
    <w:qFormat/>
    <w:rsid w:val="009A3899"/>
    <w:rPr>
      <w:b/>
      <w:lang w:bidi="he-IL"/>
    </w:rPr>
  </w:style>
  <w:style w:type="paragraph" w:customStyle="1" w:styleId="Speech">
    <w:name w:val="Speech"/>
    <w:basedOn w:val="Paragraph"/>
    <w:qFormat/>
    <w:rsid w:val="009A3899"/>
    <w:rPr>
      <w:lang w:bidi="he-IL"/>
    </w:rPr>
  </w:style>
  <w:style w:type="paragraph" w:customStyle="1" w:styleId="SX-Abstract">
    <w:name w:val="SX-Abstract"/>
    <w:basedOn w:val="Normal"/>
    <w:qFormat/>
    <w:rsid w:val="009A3899"/>
    <w:pPr>
      <w:widowControl w:val="0"/>
      <w:spacing w:before="120" w:after="240" w:line="210" w:lineRule="exact"/>
      <w:ind w:left="700" w:right="700"/>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pPr>
    <w:rPr>
      <w:rFonts w:eastAsia="Times New Roman"/>
      <w:b/>
      <w:sz w:val="18"/>
    </w:rPr>
  </w:style>
  <w:style w:type="paragraph" w:customStyle="1" w:styleId="SX-Authornames">
    <w:name w:val="SX-Author names"/>
    <w:basedOn w:val="Normal"/>
    <w:qFormat/>
    <w:rsid w:val="009A3899"/>
    <w:pPr>
      <w:spacing w:after="120" w:line="210" w:lineRule="exact"/>
    </w:pPr>
    <w:rPr>
      <w:rFonts w:ascii="BlissMedium" w:eastAsia="Times New Roman" w:hAnsi="BlissMedium"/>
    </w:rPr>
  </w:style>
  <w:style w:type="paragraph" w:customStyle="1" w:styleId="SX-Bodytext">
    <w:name w:val="SX-Body text"/>
    <w:basedOn w:val="Normal"/>
    <w:next w:val="Normal"/>
    <w:qFormat/>
    <w:rsid w:val="009A3899"/>
    <w:pPr>
      <w:spacing w:line="210" w:lineRule="exact"/>
      <w:ind w:firstLine="288"/>
    </w:pPr>
    <w:rPr>
      <w:rFonts w:eastAsia="Times New Roman"/>
      <w:sz w:val="18"/>
    </w:rPr>
  </w:style>
  <w:style w:type="paragraph" w:customStyle="1" w:styleId="SX-Bodytextflush">
    <w:name w:val="SX-Body text flush"/>
    <w:basedOn w:val="SX-Bodytext"/>
    <w:qForma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pPr>
    <w:rPr>
      <w:rFonts w:eastAsia="Times New Roman"/>
      <w:sz w:val="16"/>
    </w:rPr>
  </w:style>
  <w:style w:type="paragraph" w:customStyle="1" w:styleId="SX-Equation">
    <w:name w:val="SX-Equation"/>
    <w:basedOn w:val="SX-Bodytextflush"/>
    <w:qFormat/>
    <w:rsid w:val="009A3899"/>
    <w:pPr>
      <w:spacing w:line="240" w:lineRule="auto"/>
      <w:jc w:val="center"/>
    </w:pPr>
  </w:style>
  <w:style w:type="paragraph" w:customStyle="1" w:styleId="SX-Legend">
    <w:name w:val="SX-Legend"/>
    <w:basedOn w:val="SX-Authornames"/>
    <w:qFormat/>
    <w:rsid w:val="009A3899"/>
    <w:rPr>
      <w:sz w:val="18"/>
    </w:rPr>
  </w:style>
  <w:style w:type="paragraph" w:customStyle="1" w:styleId="SX-References">
    <w:name w:val="SX-References"/>
    <w:basedOn w:val="Normal"/>
    <w:qFormat/>
    <w:rsid w:val="009A3899"/>
    <w:pPr>
      <w:spacing w:line="190" w:lineRule="exact"/>
      <w:ind w:left="245" w:hanging="245"/>
    </w:pPr>
    <w:rPr>
      <w:rFonts w:eastAsia="Times New Roman"/>
      <w:sz w:val="16"/>
    </w:rPr>
  </w:style>
  <w:style w:type="paragraph" w:customStyle="1" w:styleId="SX-RefHead">
    <w:name w:val="SX-RefHead"/>
    <w:basedOn w:val="Normal"/>
    <w:qFormat/>
    <w:rsid w:val="009A3899"/>
    <w:pPr>
      <w:spacing w:before="200" w:line="190" w:lineRule="exact"/>
    </w:pPr>
    <w:rPr>
      <w:rFonts w:eastAsia="Times New Roman"/>
      <w:b/>
      <w:sz w:val="16"/>
    </w:rPr>
  </w:style>
  <w:style w:type="paragraph" w:customStyle="1" w:styleId="SX-SOMHead">
    <w:name w:val="SX-SOMHead"/>
    <w:basedOn w:val="SX-RefHead"/>
    <w:qFormat/>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pPr>
    <w:rPr>
      <w:rFonts w:ascii="BlissMedium" w:eastAsia="Times New Roman" w:hAnsi="BlissMedium"/>
      <w:sz w:val="18"/>
    </w:rPr>
  </w:style>
  <w:style w:type="paragraph" w:customStyle="1" w:styleId="SX-Title">
    <w:name w:val="SX-Title"/>
    <w:basedOn w:val="Normal"/>
    <w:qFormat/>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qFormat/>
    <w:rsid w:val="009A3899"/>
    <w:pPr>
      <w:spacing w:before="0"/>
    </w:pPr>
  </w:style>
  <w:style w:type="paragraph" w:customStyle="1" w:styleId="Tabletext">
    <w:name w:val="Table text"/>
    <w:basedOn w:val="BaseText"/>
    <w:qFormat/>
    <w:rsid w:val="009A3899"/>
    <w:pPr>
      <w:spacing w:before="0"/>
    </w:pPr>
  </w:style>
  <w:style w:type="paragraph" w:customStyle="1" w:styleId="TableLegend">
    <w:name w:val="TableLegend"/>
    <w:basedOn w:val="BaseText"/>
    <w:qFormat/>
    <w:rsid w:val="009A3899"/>
    <w:pPr>
      <w:spacing w:before="0"/>
    </w:pPr>
  </w:style>
  <w:style w:type="paragraph" w:customStyle="1" w:styleId="TableTitle">
    <w:name w:val="TableTitle"/>
    <w:basedOn w:val="BaseHeading"/>
    <w:qFormat/>
    <w:rsid w:val="009A3899"/>
  </w:style>
  <w:style w:type="paragraph" w:customStyle="1" w:styleId="Teaser">
    <w:name w:val="Teaser"/>
    <w:basedOn w:val="BaseText"/>
    <w:qFormat/>
    <w:rsid w:val="009A3899"/>
  </w:style>
  <w:style w:type="paragraph" w:customStyle="1" w:styleId="TWIS">
    <w:name w:val="TWIS"/>
    <w:basedOn w:val="AbstractSummary"/>
    <w:qFormat/>
    <w:rsid w:val="009A3899"/>
  </w:style>
  <w:style w:type="paragraph" w:customStyle="1" w:styleId="TWISorEC">
    <w:name w:val="TWIS or EC"/>
    <w:basedOn w:val="Normal"/>
    <w:qFormat/>
    <w:rsid w:val="009A3899"/>
    <w:pPr>
      <w:spacing w:line="210" w:lineRule="exact"/>
    </w:pPr>
    <w:rPr>
      <w:rFonts w:ascii="BlissRegular" w:eastAsia="Times New Roman" w:hAnsi="BlissRegular"/>
      <w:sz w:val="19"/>
    </w:rPr>
  </w:style>
  <w:style w:type="paragraph" w:customStyle="1" w:styleId="work-sector">
    <w:name w:val="work-sector"/>
    <w:basedOn w:val="BaseText"/>
    <w:qFormat/>
    <w:rsid w:val="009A3899"/>
    <w:pPr>
      <w:jc w:val="right"/>
    </w:pPr>
    <w:rPr>
      <w:color w:val="003300"/>
    </w:rPr>
  </w:style>
  <w:style w:type="paragraph" w:customStyle="1" w:styleId="DOI">
    <w:name w:val="DOI"/>
    <w:basedOn w:val="DateAccepted"/>
    <w:qFormat/>
    <w:rsid w:val="009A7F20"/>
  </w:style>
  <w:style w:type="paragraph" w:customStyle="1" w:styleId="MediumList2-Accent21">
    <w:name w:val="Medium List 2 - Accent 21"/>
    <w:uiPriority w:val="99"/>
    <w:semiHidden/>
    <w:qFormat/>
    <w:rsid w:val="001B3B1A"/>
  </w:style>
  <w:style w:type="paragraph" w:customStyle="1" w:styleId="PreformattedText">
    <w:name w:val="Preformatted Text"/>
    <w:basedOn w:val="Normal"/>
    <w:qFormat/>
    <w:rPr>
      <w:rFonts w:ascii="Liberation Mono" w:eastAsia="Liberation Mono" w:hAnsi="Liberation Mono" w:cs="Liberation Mono"/>
    </w:rPr>
  </w:style>
  <w:style w:type="paragraph" w:styleId="Bibliography">
    <w:name w:val="Bibliography"/>
    <w:basedOn w:val="Normal"/>
    <w:next w:val="Normal"/>
    <w:uiPriority w:val="37"/>
    <w:unhideWhenUsed/>
    <w:qFormat/>
    <w:rsid w:val="00D11CB2"/>
    <w:pPr>
      <w:tabs>
        <w:tab w:val="left" w:pos="500"/>
      </w:tabs>
      <w:spacing w:after="240"/>
      <w:ind w:left="504" w:hanging="504"/>
    </w:pPr>
  </w:style>
  <w:style w:type="paragraph" w:styleId="ListParagraph">
    <w:name w:val="List Paragraph"/>
    <w:basedOn w:val="Normal"/>
    <w:uiPriority w:val="34"/>
    <w:qFormat/>
    <w:rsid w:val="00A74C77"/>
    <w:pPr>
      <w:ind w:left="720"/>
      <w:contextualSpacing/>
    </w:pPr>
  </w:style>
  <w:style w:type="paragraph" w:customStyle="1" w:styleId="Bibliography1">
    <w:name w:val="Bibliography 1"/>
    <w:basedOn w:val="Index"/>
    <w:qFormat/>
    <w:pPr>
      <w:tabs>
        <w:tab w:val="right" w:leader="dot" w:pos="9447"/>
      </w:tabs>
    </w:pPr>
  </w:style>
  <w:style w:type="table" w:styleId="TableGrid">
    <w:name w:val="Table Grid"/>
    <w:basedOn w:val="TableNormal"/>
    <w:rsid w:val="00B547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mailto:lelosq@ipgp.fr" TargetMode="External"/><Relationship Id="rId12" Type="http://schemas.openxmlformats.org/officeDocument/2006/relationships/hyperlink" Target="https://github.com/charlesll/neurav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CA94B2B-E8CB-834C-B617-CFB84098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18</Pages>
  <Words>4086</Words>
  <Characters>23295</Characters>
  <Application>Microsoft Office Word</Application>
  <DocSecurity>0</DocSecurity>
  <Lines>194</Lines>
  <Paragraphs>54</Paragraphs>
  <ScaleCrop>false</ScaleCrop>
  <Company>Microsoft</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dc:description/>
  <cp:lastModifiedBy>Audrey Robiteau</cp:lastModifiedBy>
  <cp:revision>24</cp:revision>
  <dcterms:created xsi:type="dcterms:W3CDTF">2020-03-23T22:51:00Z</dcterms:created>
  <dcterms:modified xsi:type="dcterms:W3CDTF">2020-04-29T13:55:00Z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6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6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7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7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7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73" name="ZOTERO_BREF_3miYFLpmJevbEFqpkcqLa_7">
    <vt:lpwstr>,"given":"A."},{"family":"Kondratiev","given":"A."}],"issued":{"date-parts":[["2019",6,15]]}},"prefix":"e.g."}],"schema":"https://github.com/citation-style-language/schema/raw/master/csl-citation.json"}</vt:lpwstr>
  </property>
  <property fmtid="{D5CDD505-2E9C-101B-9397-08002B2CF9AE}" pid="74"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75"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76"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77" name="ZOTERO_BREF_4B8Ae5M2heHFGgLnIGrIq_4">
    <vt:lpwstr>json"}</vt:lpwstr>
  </property>
  <property fmtid="{D5CDD505-2E9C-101B-9397-08002B2CF9AE}" pid="78"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79"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80" name="ZOTERO_BREF_4kdVjAREJrUA2eOz0s9qM_3">
    <vt:lpwstr>Courville","given":"A."}],"issued":{"date-parts":[["2016"]]}},"prefix":"e.g. see"}],"schema":"https://github.com/citation-style-language/schema/raw/master/csl-citation.json"}</vt:lpwstr>
  </property>
  <property fmtid="{D5CDD505-2E9C-101B-9397-08002B2CF9AE}" pid="81"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82"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83" name="ZOTERO_BREF_4u6U2PdLIbVBQwUrkmqZU_3">
    <vt:lpwstr>"}],"issued":{"date-parts":[["2008"]]}}}],"schema":"https://github.com/citation-style-language/schema/raw/master/csl-citation.json"} </vt:lpwstr>
  </property>
  <property fmtid="{D5CDD505-2E9C-101B-9397-08002B2CF9AE}" pid="84" name="ZOTERO_BREF_56mDrJMDbTUzSNFrnnX6V_1">
    <vt:lpwstr>ZOTERO_BIBL {"uncited":[],"omitted":[],"custom":[]} CSL_BIBLIOGRAPHY </vt:lpwstr>
  </property>
  <property fmtid="{D5CDD505-2E9C-101B-9397-08002B2CF9AE}" pid="85"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86"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87"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88" name="ZOTERO_BREF_5ZTbWTeGSpxEOczPA7gZ1_4">
    <vt:lpwstr>yle-language/schema/raw/master/csl-citation.json"}</vt:lpwstr>
  </property>
  <property fmtid="{D5CDD505-2E9C-101B-9397-08002B2CF9AE}" pid="89"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90"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91" name="ZOTERO_BREF_5ef21PuIMdoukG7MWm4F6_11">
    <vt:lpwstr>://github.com/citation-style-language/schema/raw/master/csl-citation.json"} </vt:lpwstr>
  </property>
  <property fmtid="{D5CDD505-2E9C-101B-9397-08002B2CF9AE}" pid="92"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93"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94"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95"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96"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97"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98"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99"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00"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01"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02" name="ZOTERO_BREF_7HUo3POt6jhK_11">
    <vt:lpwstr>n":"D. R."},{"family":"Chen","given":"W."},{"family":"Florian","given":"P."},{"family":"Massiot","given":"D."},{"family":"Zhou","given":"Z."},{"family":"Greaves","given":"G. N."}],"issued":{"date-parts":[["2017",12]]}}}],"schema":"https://github.com/citat</vt:lpwstr>
  </property>
  <property fmtid="{D5CDD505-2E9C-101B-9397-08002B2CF9AE}" pid="103" name="ZOTERO_BREF_7HUo3POt6jhK_12">
    <vt:lpwstr>ion-style-language/schema/raw/master/csl-citation.json"}</vt:lpwstr>
  </property>
  <property fmtid="{D5CDD505-2E9C-101B-9397-08002B2CF9AE}" pid="104"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05" name="ZOTERO_BREF_7HUo3POt6jhK_3">
    <vt:lpwstr>","issue":"9","DOI":"10.1103/PhysRevB.52.6358","journalAbbreviation":"Phys. Rev. B","author":[{"family":"Greaves","given":"G. N."},{"family":"Ngai","given":"K. L."}],"issued":{"date-parts":[["1995"]]}}},{"id":4406,"uris":["http://zotero.org/users/453153/i</vt:lpwstr>
  </property>
  <property fmtid="{D5CDD505-2E9C-101B-9397-08002B2CF9AE}" pid="106"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07"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08"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09"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10"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11"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12"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13"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14" name="ZOTERO_BREF_7iSOQDZ61R7qW9wXKvQne_3">
    <vt:lpwstr>e":"745-766","volume":"7","author":[{"family":"Mysen","given":"B. O."}],"issued":{"date-parts":[["1995"]]}}}],"schema":"https://github.com/citation-style-language/schema/raw/master/csl-citation.json"}</vt:lpwstr>
  </property>
  <property fmtid="{D5CDD505-2E9C-101B-9397-08002B2CF9AE}" pid="115" name="ZOTERO_BREF_7q3gCgPWDwqp_1">
    <vt:lpwstr>ZOTERO_BIBL {"uncited":[],"omitted":[],"custom":[]} CSL_BIBLIOGRAPHY</vt:lpwstr>
  </property>
  <property fmtid="{D5CDD505-2E9C-101B-9397-08002B2CF9AE}" pid="116" name="ZOTERO_BREF_7vzlKPRS6aFFSEo16SGoI_1">
    <vt:lpwstr>ZOTERO_TEMP </vt:lpwstr>
  </property>
  <property fmtid="{D5CDD505-2E9C-101B-9397-08002B2CF9AE}" pid="117"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18"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19"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20" name="ZOTERO_BREF_8O9nEYL63Sq32kSd1cPJH_4">
    <vt:lpwstr>te-parts":[["2016",6,15]]}}}],"schema":"https://github.com/citation-style-language/schema/raw/master/csl-citation.json"}</vt:lpwstr>
  </property>
  <property fmtid="{D5CDD505-2E9C-101B-9397-08002B2CF9AE}" pid="121"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22"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23"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24"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25"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26"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27"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28"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29"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30" name="ZOTERO_BREF_8oriVcY0pPRG_18">
    <vt:lpwstr>}],"issued":{"date-parts":[["2015",12,1]]}}}],"schema":"https://github.com/citation-style-language/schema/raw/master/csl-citation.json"}</vt:lpwstr>
  </property>
  <property fmtid="{D5CDD505-2E9C-101B-9397-08002B2CF9AE}" pid="131"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32" name="ZOTERO_BREF_8oriVcY0pPRG_3">
    <vt:lpwstr>rossRef","DOI":"10.1016/j.epsl.2008.03.038","ISSN":"0012821X","shortTitle":"Viscosity of magmatic liquids","language":"en","author":[{"family":"Giordano","given":"D."},{"family":"Russell","given":"J. K."},{"family":"Dingwell","given":"D. B."}],"issued":{"</vt:lpwstr>
  </property>
  <property fmtid="{D5CDD505-2E9C-101B-9397-08002B2CF9AE}" pid="133"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34"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35" name="ZOTERO_BREF_8oriVcY0pPRG_6">
    <vt:lpwstr>John C."},{"family":"Ellison","given":"Adam J."},{"family":"Allan","given":"Douglas C."},{"family":"Smedskjaer","given":"Morten M."}],"issued":{"date-parts":[["2013",12]]}}},{"id":2372,"uris":["http://zotero.org/users/453153/items/2DPUA88W"],"uri":["http:</vt:lpwstr>
  </property>
  <property fmtid="{D5CDD505-2E9C-101B-9397-08002B2CF9AE}" pid="136"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37"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38"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39"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40"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41" name="ZOTERO_BREF_98ssWAuvJ1ZIkl9XJ7tJt_3">
    <vt:lpwstr>","author":[{"family":"Mauro","given":"John C."},{"family":"Yue","given":"Yuanzheng"},{"family":"Ellison","given":"Adam J."},{"family":"Gupta","given":"Prabhat K."},{"family":"Allan","given":"Douglas C."}],"issued":{"date-parts":[["2009"]]}}}],"schema":"h</vt:lpwstr>
  </property>
  <property fmtid="{D5CDD505-2E9C-101B-9397-08002B2CF9AE}" pid="142" name="ZOTERO_BREF_98ssWAuvJ1ZIkl9XJ7tJt_4">
    <vt:lpwstr>ttps://github.com/citation-style-language/schema/raw/master/csl-citation.json"}</vt:lpwstr>
  </property>
  <property fmtid="{D5CDD505-2E9C-101B-9397-08002B2CF9AE}" pid="143"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44"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45" name="ZOTERO_BREF_9bf5o8Pwq57PSW1Vcnopr_3">
    <vt:lpwstr>:"4","issue":"4","source":"CrossRef","DOI":"10.1111/ijag.12009","ISSN":"20411286","language":"en","author":[{"family":"Mauro","given":"John C."},{"family":"Ellison","given":"Adam J."},{"family":"Allan","given":"Douglas C."},{"family":"Smedskjaer","given":</vt:lpwstr>
  </property>
  <property fmtid="{D5CDD505-2E9C-101B-9397-08002B2CF9AE}" pid="146" name="ZOTERO_BREF_9bf5o8Pwq57PSW1Vcnopr_4">
    <vt:lpwstr>"Morten M."}],"issued":{"date-parts":[["2013",12]]}},"prefix":"e.g."}],"schema":"https://github.com/citation-style-language/schema/raw/master/csl-citation.json"}</vt:lpwstr>
  </property>
  <property fmtid="{D5CDD505-2E9C-101B-9397-08002B2CF9AE}" pid="147"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48"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49" name="ZOTERO_BREF_A8zOlASuFXf6_3">
    <vt:lpwstr>,"given":"A."}],"issued":{"date-parts":[["2016"]]}},"prefix":"see"}],"schema":"https://github.com/citation-style-language/schema/raw/master/csl-citation.json"}</vt:lpwstr>
  </property>
  <property fmtid="{D5CDD505-2E9C-101B-9397-08002B2CF9AE}" pid="150"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51"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52"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53" name="ZOTERO_BREF_BRNoVVg7vdxOrjrHeSAn9_12">
    <vt:lpwstr>,{"family":"Kaiser","given":"Ute"},{"family":"Muller","given":"David A."}],"issued":{"date-parts":[["2013",10,11]]}}}],"schema":"https://github.com/citation-style-language/schema/raw/master/csl-citation.json"}</vt:lpwstr>
  </property>
  <property fmtid="{D5CDD505-2E9C-101B-9397-08002B2CF9AE}" pid="154"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55"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56"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57"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58"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59"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60"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61"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62"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163" name="ZOTERO_BREF_BfskpEKWxRy7gYlKRq2kr_10">
    <vt:lpwstr>e Solids","author":[{"family":"Le Losq","given":"C."},{"family":"Neuville","given":"D. R."}],"issued":{"date-parts":[["2017",5,1]]}}}],"schema":"https://github.com/citation-style-language/schema/raw/master/csl-citation.json"} </vt:lpwstr>
  </property>
  <property fmtid="{D5CDD505-2E9C-101B-9397-08002B2CF9AE}" pid="164"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165"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166"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167"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168"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169"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170"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171"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172"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173" name="ZOTERO_BREF_BjwLRkLFf5eaccrbBvjFk_10">
    <vt:lpwstr>n-Crystalline Solids","author":[{"family":"Le Losq","given":"C."},{"family":"Neuville","given":"D. R."}],"issued":{"date-parts":[["2017",5,1]]}}}],"schema":"https://github.com/citation-style-language/schema/raw/master/csl-citation.json"}</vt:lpwstr>
  </property>
  <property fmtid="{D5CDD505-2E9C-101B-9397-08002B2CF9AE}" pid="174"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75"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76"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77"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78"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79"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80"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81"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82"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183"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84" name="ZOTERO_BREF_C2lG9uT4c4wZYHgc2ehPz_3">
    <vt:lpwstr>sue":"1","author":[{"family":"Adam","given":"G."},{"family":"Gibbs","given":"J. H."}],"issued":{"date-parts":[["1965"]]}}}],"schema":"https://github.com/citation-style-language/schema/raw/master/csl-citation.json"}</vt:lpwstr>
  </property>
  <property fmtid="{D5CDD505-2E9C-101B-9397-08002B2CF9AE}" pid="185"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186"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187" name="ZOTERO_BREF_C3GENZZN7dLz_3">
    <vt:lpwstr>,"given":"A."}],"issued":{"date-parts":[["2016"]]}},"prefix":"see"}],"schema":"https://github.com/citation-style-language/schema/raw/master/csl-citation.json"}</vt:lpwstr>
  </property>
  <property fmtid="{D5CDD505-2E9C-101B-9397-08002B2CF9AE}" pid="188"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189"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190" name="ZOTERO_BREF_CbgtKUA5z3UD_3">
    <vt:lpwstr>"issued":{"date-parts":[["1976"]]}}}],"schema":"https://github.com/citation-style-language/schema/raw/master/csl-citation.json"}</vt:lpwstr>
  </property>
  <property fmtid="{D5CDD505-2E9C-101B-9397-08002B2CF9AE}" pid="191"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192"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193"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194"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195"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196"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197" name="ZOTERO_BREF_DsvEEy9qilktm1UQBpi08_15">
    <vt:lpwstr>:[["2019",8,16]]}}}],"schema":"https://github.com/citation-style-language/schema/raw/master/csl-citation.json"}</vt:lpwstr>
  </property>
  <property fmtid="{D5CDD505-2E9C-101B-9397-08002B2CF9AE}" pid="198"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199"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00"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01"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02"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03"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04"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05"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06"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07" name="ZOTERO_BREF_DzftXxYlbwzABY6APeI0H_10">
    <vt:lpwstr>on"}</vt:lpwstr>
  </property>
  <property fmtid="{D5CDD505-2E9C-101B-9397-08002B2CF9AE}" pid="208"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09"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10"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11"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12"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13"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14"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15" name="ZOTERO_BREF_DzftXxYlbwzABY6APeI0H_9">
    <vt:lpwstr>:"Florian","given":"P."},{"family":"Massiot","given":"D."},{"family":"Zhou","given":"Z."},{"family":"Greaves","given":"G. N."}],"issued":{"date-parts":[["2017",12]]}}}],"schema":"https://github.com/citation-style-language/schema/raw/master/csl-citation.js</vt:lpwstr>
  </property>
  <property fmtid="{D5CDD505-2E9C-101B-9397-08002B2CF9AE}" pid="216" name="ZOTERO_BREF_FAJKE4rzeUKAFQTntWn70_1">
    <vt:lpwstr>ZOTERO_ITEM CSL_CITATION {"citationID":"Pshlq6wR","properties":{"unsorted":true,"formattedCitation":"({\\i{}17}, {\\i{}9}, {\\i{}24}, {\\i{}15}, {\\i{}25}, {\\i{}26}, {\\i{}20}, {\\i{}2})","plainCitation":"(17, 9, 24, 15, 25, 26, 20, 2)","noteIndex":0},"c</vt:lpwstr>
  </property>
  <property fmtid="{D5CDD505-2E9C-101B-9397-08002B2CF9AE}" pid="217"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18"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19"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20"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21"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22"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23"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24"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25"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26"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27"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28"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29"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30"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31"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32"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33"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34"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35"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236"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237"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238"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239"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240"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241"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242"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243"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244"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245"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246"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247" name="ZOTERO_BREF_FAJKE4rzeUKAFQTntWn70_38">
    <vt:lpwstr>ly":"Le Losq","given":"C."},{"family":"Neuville","given":"D. R."},{"family":"Chen","given":"W."},{"family":"Florian","given":"P."},{"family":"Massiot","given":"D."},{"family":"Zhou","given":"Z."},{"family":"Greaves","given":"G. N."}],"issued":{"date-parts</vt:lpwstr>
  </property>
  <property fmtid="{D5CDD505-2E9C-101B-9397-08002B2CF9AE}" pid="248" name="ZOTERO_BREF_FAJKE4rzeUKAFQTntWn70_39">
    <vt:lpwstr>":[["2017",12]]}}}],"schema":"https://github.com/citation-style-language/schema/raw/master/csl-citation.json"}</vt:lpwstr>
  </property>
  <property fmtid="{D5CDD505-2E9C-101B-9397-08002B2CF9AE}" pid="249"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250"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251"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252"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253"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254"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255"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256"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257" name="ZOTERO_BREF_G0OdT2dPLcQZkqklHxCjU_11">
    <vt:lpwstr>mily":"Chen","given":"W."},{"family":"Florian","given":"P."},{"family":"Massiot","given":"D."},{"family":"Zhou","given":"Z."},{"family":"Greaves","given":"G. N."}],"issued":{"date-parts":[["2017",12]]}}}],"schema":"https://github.com/citation-style-langua</vt:lpwstr>
  </property>
  <property fmtid="{D5CDD505-2E9C-101B-9397-08002B2CF9AE}" pid="258" name="ZOTERO_BREF_G0OdT2dPLcQZkqklHxCjU_12">
    <vt:lpwstr>ge/schema/raw/master/csl-citation.json"}</vt:lpwstr>
  </property>
  <property fmtid="{D5CDD505-2E9C-101B-9397-08002B2CF9AE}" pid="259"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260" name="ZOTERO_BREF_G0OdT2dPLcQZkqklHxCjU_3">
    <vt:lpwstr>OI":"10.1103/PhysRevB.52.6358","journalAbbreviation":"Phys. Rev. B","author":[{"family":"Greaves","given":"G. N."},{"family":"Ngai","given":"K. L."}],"issued":{"date-parts":[["1995"]]}}},{"id":4406,"uris":["http://zotero.org/users/453153/items/6VDKVSXJ"],</vt:lpwstr>
  </property>
  <property fmtid="{D5CDD505-2E9C-101B-9397-08002B2CF9AE}" pid="261"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262"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263"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264"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265"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266"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267"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268"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269"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270"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271"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272" name="ZOTERO_BREF_H5ibwFqyzQKl_14">
    <vt:lpwstr>"C."},{"family":"Neuville","given":"D. R."}],"issued":{"date-parts":[["2017",5,1]]}}},{"id":651,"uris":["http://zotero.org/users/453153/items/N63VHNVP"],"uri":["http://zotero.org/users/453153/items/N63VHNVP"],"itemData":{"id":651,"type":"article-journal",</vt:lpwstr>
  </property>
  <property fmtid="{D5CDD505-2E9C-101B-9397-08002B2CF9AE}" pid="273"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274" name="ZOTERO_BREF_H5ibwFqyzQKl_16">
    <vt:lpwstr>":"Neuville","given":"D. R."},{"family":"Mysen","given":"B. O."}],"issued":{"date-parts":[["1996"]]}}},{"id":1324,"uris":["http://zotero.org/users/453153/items/PNJGPGBF"],"uri":["http://zotero.org/users/453153/items/PNJGPGBF"],"itemData":{"id":1324,"type"</vt:lpwstr>
  </property>
  <property fmtid="{D5CDD505-2E9C-101B-9397-08002B2CF9AE}" pid="275"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276"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277"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278"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279"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280"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281"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282"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283"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284" name="ZOTERO_BREF_H5ibwFqyzQKl_25">
    <vt:lpwstr>037","language":"en","author":[{"family":"Le Losq","given":"C."},{"family":"Neuville","given":"D. R."},{"family":"Florian","given":"P."},{"family":"Henderson","given":"G. S."},{"family":"Massiot","given":"D."}],"issued":{"date-parts":[["2014",2]]}}}],"sch</vt:lpwstr>
  </property>
  <property fmtid="{D5CDD505-2E9C-101B-9397-08002B2CF9AE}" pid="285" name="ZOTERO_BREF_H5ibwFqyzQKl_26">
    <vt:lpwstr>ema":"https://github.com/citation-style-language/schema/raw/master/csl-citation.json"}</vt:lpwstr>
  </property>
  <property fmtid="{D5CDD505-2E9C-101B-9397-08002B2CF9AE}" pid="286" name="ZOTERO_BREF_H5ibwFqyzQKl_3">
    <vt:lpwstr>volume":"5","source":"CrossRef","URL":"http://www.nature.com/doifinder/10.1038/ncomms4241","DOI":"10.1038/ncomms4241","ISSN":"2041-1723","author":[{"family":"Wang","given":"Yanbin"},{"family":"Sakamaki","given":"Tatsuya"},{"family":"Skinner","given":"Lawr</vt:lpwstr>
  </property>
  <property fmtid="{D5CDD505-2E9C-101B-9397-08002B2CF9AE}" pid="287" name="ZOTERO_BREF_H5ibwFqyzQKl_4">
    <vt:lpwstr>ie B."},{"family":"Jing","given":"Zhicheng"},{"family":"Yu","given":"Tony"},{"family":"Kono","given":"Yoshio"},{"family":"Park","given":"Changyong"},{"family":"Shen","given":"Guoyin"},{"family":"Rivers","given":"Mark L."},{"family":"Sutton","given":"Steph</vt:lpwstr>
  </property>
  <property fmtid="{D5CDD505-2E9C-101B-9397-08002B2CF9AE}" pid="288" name="ZOTERO_BREF_H5ibwFqyzQKl_5">
    <vt:lpwstr>en R."}],"issued":{"date-parts":[["2014",1,30]]},"accessed":{"date-parts":[["2016",6,15]]}}},{"id":3505,"uris":["http://zotero.org/users/453153/items/PJAXRXCI"],"uri":["http://zotero.org/users/453153/items/PJAXRXCI"],"itemData":{"id":3505,"type":"article-</vt:lpwstr>
  </property>
  <property fmtid="{D5CDD505-2E9C-101B-9397-08002B2CF9AE}" pid="289"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290"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291"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292"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293"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294" name="ZOTERO_BREF_HHKlOZutb89F_10">
    <vt:lpwstr>citation.json"}</vt:lpwstr>
  </property>
  <property fmtid="{D5CDD505-2E9C-101B-9397-08002B2CF9AE}" pid="295"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296"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297"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298"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299"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00"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01"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02"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03"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04"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05" name="ZOTERO_BREF_HMbahMhSJznVaI06h4MQg_3">
    <vt:lpwstr>3-416","volume":"71","issue":"2","author":[{"family":"Hui","given":"H."},{"family":"Zhang","given":"Y."}],"issued":{"date-parts":[["2007"]]}}},{"id":757,"uris":["http://zotero.org/users/453153/items/5GE3I8II"],"uri":["http://zotero.org/users/453153/items/</vt:lpwstr>
  </property>
  <property fmtid="{D5CDD505-2E9C-101B-9397-08002B2CF9AE}" pid="306"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07" name="ZOTERO_BREF_HMbahMhSJznVaI06h4MQg_5">
    <vt:lpwstr>03.038","ISSN":"0012821X","shortTitle":"Viscosity of magmatic liquids","language":"en","author":[{"family":"Giordano","given":"D."},{"family":"Russell","given":"J. K."},{"family":"Dingwell","given":"D. B."}],"issued":{"date-parts":[["2008",7]]}}}],"schema</vt:lpwstr>
  </property>
  <property fmtid="{D5CDD505-2E9C-101B-9397-08002B2CF9AE}" pid="308" name="ZOTERO_BREF_HMbahMhSJznVaI06h4MQg_6">
    <vt:lpwstr>":"https://github.com/citation-style-language/schema/raw/master/csl-citation.json"}</vt:lpwstr>
  </property>
  <property fmtid="{D5CDD505-2E9C-101B-9397-08002B2CF9AE}" pid="309"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10"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11"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12"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13"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14"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15"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16"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17"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18"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19"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20"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21"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22" name="ZOTERO_BREF_JCXmip9xwEX5gKrboPV60_21">
    <vt:lpwstr>,"given":"W."},{"family":"Florian","given":"P."},{"family":"Massiot","given":"D."},{"family":"Zhou","given":"Z."},{"family":"Greaves","given":"G. N."}],"issued":{"date-parts":[["2017",12]]}}}],"schema":"https://github.com/citation-style-language/schema/ra</vt:lpwstr>
  </property>
  <property fmtid="{D5CDD505-2E9C-101B-9397-08002B2CF9AE}" pid="323" name="ZOTERO_BREF_JCXmip9xwEX5gKrboPV60_22">
    <vt:lpwstr>w/master/csl-citation.json"}</vt:lpwstr>
  </property>
  <property fmtid="{D5CDD505-2E9C-101B-9397-08002B2CF9AE}" pid="324"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25" name="ZOTERO_BREF_JCXmip9xwEX5gKrboPV60_4">
    <vt:lpwstr>n":"D. R."},{"family":"Florian","given":"P."},{"family":"Henderson","given":"G. S."},{"family":"Massiot","given":"D."}],"issued":{"date-parts":[["2014",2]]}},"prefix":"values from"},{"id":3505,"uris":["http://zotero.org/users/453153/items/PJAXRXCI"],"uri"</vt:lpwstr>
  </property>
  <property fmtid="{D5CDD505-2E9C-101B-9397-08002B2CF9AE}" pid="326"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27"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28"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29"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30"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31"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32"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33" name="ZOTERO_BREF_JDmSZeMcSBWH_3">
    <vt:lpwstr>ge":"495-517","volume":"126","source":"CrossRef","DOI":"10.1016/j.gca.2013.11.010","ISSN":"00167037","language":"en","author":[{"family":"Le Losq","given":"C."},{"family":"Neuville","given":"D. R."},{"family":"Florian","given":"P."},{"family":"Henderson",</vt:lpwstr>
  </property>
  <property fmtid="{D5CDD505-2E9C-101B-9397-08002B2CF9AE}" pid="334" name="ZOTERO_BREF_JDmSZeMcSBWH_4">
    <vt:lpwstr>"given":"G. S."},{"family":"Massiot","given":"D."}],"issued":{"date-parts":[["2014",2]]}}}],"schema":"https://github.com/citation-style-language/schema/raw/master/csl-citation.json"}</vt:lpwstr>
  </property>
  <property fmtid="{D5CDD505-2E9C-101B-9397-08002B2CF9AE}" pid="335"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336"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337" name="ZOTERO_BREF_JFwoxHMpqauF_3">
    <vt:lpwstr>source":"Google Scholar","author":[{"family":"Angell","given":"Charles Austen"}],"issued":{"date-parts":[["1991"]]}}}],"schema":"https://github.com/citation-style-language/schema/raw/master/csl-citation.json"}</vt:lpwstr>
  </property>
  <property fmtid="{D5CDD505-2E9C-101B-9397-08002B2CF9AE}" pid="338"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339"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340" name="ZOTERO_BREF_KNssHNBIbqSkDJK1i1CcW_3">
    <vt:lpwstr>volume":"88","author":[{"family":"Mysen","given":"B. O."},{"family":"Lucier","given":"A."},{"family":"Cody","given":"G. D."}],"issued":{"date-parts":[["2003"]]}},"prefix":"e.g."}],"schema":"https://github.com/citation-style-language/schema/raw/master/csl-</vt:lpwstr>
  </property>
  <property fmtid="{D5CDD505-2E9C-101B-9397-08002B2CF9AE}" pid="341" name="ZOTERO_BREF_KNssHNBIbqSkDJK1i1CcW_4">
    <vt:lpwstr>citation.json"}</vt:lpwstr>
  </property>
  <property fmtid="{D5CDD505-2E9C-101B-9397-08002B2CF9AE}" pid="342"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343"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344" name="ZOTERO_BREF_L0h0TsakAyznamnNxjrTf_3">
    <vt:lpwstr> Acta","page":"495-517","volume":"126","source":"CrossRef","DOI":"10.1016/j.gca.2013.11.010","ISSN":"00167037","language":"en","author":[{"family":"Le Losq","given":"C."},{"family":"Neuville","given":"D. R."},{"family":"Florian","given":"P."},{"family":"H</vt:lpwstr>
  </property>
  <property fmtid="{D5CDD505-2E9C-101B-9397-08002B2CF9AE}" pid="345" name="ZOTERO_BREF_L0h0TsakAyznamnNxjrTf_4">
    <vt:lpwstr>enderson","given":"G. S."},{"family":"Massiot","given":"D."}],"issued":{"date-parts":[["2014",2]]}},"prefix":"e.g."}],"schema":"https://github.com/citation-style-language/schema/raw/master/csl-citation.json"}</vt:lpwstr>
  </property>
  <property fmtid="{D5CDD505-2E9C-101B-9397-08002B2CF9AE}" pid="346"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347" name="ZOTERO_BREF_MP16dGVgrs1LG9uHKcwFx_10">
    <vt:lpwstr>n-Crystalline Solids","author":[{"family":"Le Losq","given":"C."},{"family":"Neuville","given":"D. R."}],"issued":{"date-parts":[["2017",5,1]]}}}],"schema":"https://github.com/citation-style-language/schema/raw/master/csl-citation.json"}</vt:lpwstr>
  </property>
  <property fmtid="{D5CDD505-2E9C-101B-9397-08002B2CF9AE}" pid="348"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49"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50"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51"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52"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53"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54"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55"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56"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357" name="ZOTERO_BREF_MSvGOVIb5dCgYADCHpZj8_10">
    <vt:lpwstr>,"language":"en","author":[{"family":"Giordano","given":"D."},{"family":"Russell","given":"J.K."}],"issued":{"date-parts":[["2018",11]]}}}],"schema":"https://github.com/citation-style-language/schema/raw/master/csl-citation.json"}</vt:lpwstr>
  </property>
  <property fmtid="{D5CDD505-2E9C-101B-9397-08002B2CF9AE}" pid="358"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359"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360"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361"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362"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363"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364"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365"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366"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367"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368"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369"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370"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371"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372"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373" name="ZOTERO_BREF_MvuS6UZPA7ldYa6DBn9sa_8">
    <vt:lpwstr>tation.json"}</vt:lpwstr>
  </property>
  <property fmtid="{D5CDD505-2E9C-101B-9397-08002B2CF9AE}" pid="374" name="ZOTERO_BREF_NIXXVOVCPnq3Qs26qJAnz_1">
    <vt:lpwstr>ZOTERO_TEMP </vt:lpwstr>
  </property>
  <property fmtid="{D5CDD505-2E9C-101B-9397-08002B2CF9AE}" pid="375"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376"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377" name="ZOTERO_BREF_NaW5z3DlzzF4_3">
    <vt:lpwstr>ate-parts":[["1985"]]}}}],"schema":"https://github.com/citation-style-language/schema/raw/master/csl-citation.json"}</vt:lpwstr>
  </property>
  <property fmtid="{D5CDD505-2E9C-101B-9397-08002B2CF9AE}" pid="378"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379" name="ZOTERO_BREF_NzojJANvu1JR_2">
    <vt:lpwstr>53/items/UPPVK9KT"],"itemData":{"id":6023,"type":"book","title":"CALPHAD (calculation of phase diagrams): a comprehensive guide","edition":"Elsevier","author":[{"family":"Saunders","given":"N."},{"family":"Miodownik","given":"A."}],"issued":{"date-parts":</vt:lpwstr>
  </property>
  <property fmtid="{D5CDD505-2E9C-101B-9397-08002B2CF9AE}" pid="380" name="ZOTERO_BREF_NzojJANvu1JR_3">
    <vt:lpwstr>[["1998"]]}}}],"schema":"https://github.com/citation-style-language/schema/raw/master/csl-citation.json"}</vt:lpwstr>
  </property>
  <property fmtid="{D5CDD505-2E9C-101B-9397-08002B2CF9AE}" pid="381"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382"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383"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384"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385"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386"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387" name="ZOTERO_BREF_OCA7TPPQYnbp5EJOFOzZT_7">
    <vt:lpwstr>A. L."},{"family":"Lakes","given":"R. S."},{"family":"Rouxel","given":"T."}],"issued":{"date-parts":[["2011",11]]}}}],"schema":"https://github.com/citation-style-language/schema/raw/master/csl-citation.json"} </vt:lpwstr>
  </property>
  <property fmtid="{D5CDD505-2E9C-101B-9397-08002B2CF9AE}" pid="388"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389"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390"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391" name="ZOTERO_BREF_OUWSw2t3oef9khN7XhCXA_4">
    <vt:lpwstr>["2008",7]]}},"prefix":"e.g."}],"schema":"https://github.com/citation-style-language/schema/raw/master/csl-citation.json"}</vt:lpwstr>
  </property>
  <property fmtid="{D5CDD505-2E9C-101B-9397-08002B2CF9AE}" pid="392"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393" name="ZOTERO_BREF_OdoS9AMAoZde0T5QROXIE_10">
    <vt:lpwstr>stalline Solids","author":[{"family":"Le Losq","given":"C."},{"family":"Neuville","given":"D. R."}],"issued":{"date-parts":[["2017",5,1]]}}}],"schema":"https://github.com/citation-style-language/schema/raw/master/csl-citation.json"}</vt:lpwstr>
  </property>
  <property fmtid="{D5CDD505-2E9C-101B-9397-08002B2CF9AE}" pid="394"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395"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396"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397"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398"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399"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00"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01"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02" name="ZOTERO_BREF_PrIPc8rm7ThTnoWxwcFmP_1">
    <vt:lpwstr>ZOTERO_TEMP </vt:lpwstr>
  </property>
  <property fmtid="{D5CDD505-2E9C-101B-9397-08002B2CF9AE}" pid="403"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04"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05"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06"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07"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08"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09" name="ZOTERO_BREF_QRxVowb6IKIY_7">
    <vt:lpwstr>d":{"date-parts":[["1996"]]}}}],"schema":"https://github.com/citation-style-language/schema/raw/master/csl-citation.json"}</vt:lpwstr>
  </property>
  <property fmtid="{D5CDD505-2E9C-101B-9397-08002B2CF9AE}" pid="410"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11"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12" name="ZOTERO_BREF_QegZ3Jl7333aj35Hwg8xg_3">
    <vt:lpwstr>:[{"family":"Bottinga","given":"Yan"},{"family":"Richet","given":"Pascal"},{"family":"Sipp","given":"Anne"}],"issued":{"date-parts":[["1995"]]}},"prefix":"e.g."},{"id":124,"uris":["http://zotero.org/users/453153/items/B5PSJSIV"],"uri":["http://zotero.org/</vt:lpwstr>
  </property>
  <property fmtid="{D5CDD505-2E9C-101B-9397-08002B2CF9AE}" pid="413"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14" name="ZOTERO_BREF_QegZ3Jl7333aj35Hwg8xg_5">
    <vt:lpwstr>Bottinga","given":"Y."},{"family":"Richet","given":"P."}],"issued":{"date-parts":[["1996"]]}}}],"schema":"https://github.com/citation-style-language/schema/raw/master/csl-citation.json"} </vt:lpwstr>
  </property>
  <property fmtid="{D5CDD505-2E9C-101B-9397-08002B2CF9AE}" pid="415"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16"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17" name="ZOTERO_BREF_R4OuvrObWbh3j0Opwg88b_11">
    <vt:lpwstr>mily":"Chen","given":"W."},{"family":"Florian","given":"P."},{"family":"Massiot","given":"D."},{"family":"Zhou","given":"Z."},{"family":"Greaves","given":"G. N."}],"issued":{"date-parts":[["2017",12]]}}}],"schema":"https://github.com/citation-style-langua</vt:lpwstr>
  </property>
  <property fmtid="{D5CDD505-2E9C-101B-9397-08002B2CF9AE}" pid="418" name="ZOTERO_BREF_R4OuvrObWbh3j0Opwg88b_12">
    <vt:lpwstr>ge/schema/raw/master/csl-citation.json"}</vt:lpwstr>
  </property>
  <property fmtid="{D5CDD505-2E9C-101B-9397-08002B2CF9AE}" pid="419"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20"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21"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22"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23"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24"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25"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26"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27"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28"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29"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30"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31"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32"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33" name="ZOTERO_BREF_R5rQK3AwAvOJT51jNd5lR_7">
    <vt:lpwstr>A. L."},{"family":"Lakes","given":"R. S."},{"family":"Rouxel","given":"T."}],"issued":{"date-parts":[["2011",11]]}}}],"schema":"https://github.com/citation-style-language/schema/raw/master/csl-citation.json"} </vt:lpwstr>
  </property>
  <property fmtid="{D5CDD505-2E9C-101B-9397-08002B2CF9AE}" pid="434"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435" name="ZOTERO_BREF_RlPAoBzAh6r7nvM9eVItJ_10">
    <vt:lpwstr>l-citation.json"} </vt:lpwstr>
  </property>
  <property fmtid="{D5CDD505-2E9C-101B-9397-08002B2CF9AE}" pid="436"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437"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438"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439"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440"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441"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442"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443"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444" name="ZOTERO_BREF_SlhUK6ODJzCz_1">
    <vt:lpwstr>ZOTERO_ITEM CSL_CITATION {"citationID":"B7zpe96n","properties":{"formattedCitation":"({\\i{}9})","plainCitation":"(9)","noteIndex":0},"citationItems":[{"id":1009,"uris":["http://zotero.org/users/453153/items/CP3UVTPK"],"uri":["http://zotero.org/users/4531</vt:lpwstr>
  </property>
  <property fmtid="{D5CDD505-2E9C-101B-9397-08002B2CF9AE}" pid="445" name="ZOTERO_BREF_SlhUK6ODJzCz_2">
    <vt:lpwstr>53/items/CP3UVTPK"],"itemData":{"id":1009,"type":"article-journal","title":"Viscosity and configurational entropy of silicate melts","container-title":"Geochimica et Cosmochimica Acta","page":"471-483","volume":"48","issue":"3","source":"ScienceDirect","a</vt:lpwstr>
  </property>
  <property fmtid="{D5CDD505-2E9C-101B-9397-08002B2CF9AE}" pid="446" name="ZOTERO_BREF_SlhUK6ODJzCz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447" name="ZOTERO_BREF_SlhUK6ODJzCz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448" name="ZOTERO_BREF_SlhUK6ODJzCz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449" name="ZOTERO_BREF_SlhUK6ODJzCz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450" name="ZOTERO_BREF_SlhUK6ODJzCz_7">
    <vt:lpwstr>nalAbbreviation":"Geochimica et Cosmochimica Acta","author":[{"family":"Richet","given":"P."}],"issued":{"date-parts":[["1984",3,1]]}}}],"schema":"https://github.com/citation-style-language/schema/raw/master/csl-citation.json"}</vt:lpwstr>
  </property>
  <property fmtid="{D5CDD505-2E9C-101B-9397-08002B2CF9AE}" pid="451" name="ZOTERO_BREF_THOpkZOilCgiWSOM6aLew_1">
    <vt:lpwstr>ZOTERO_TEMP </vt:lpwstr>
  </property>
  <property fmtid="{D5CDD505-2E9C-101B-9397-08002B2CF9AE}" pid="452"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453" name="ZOTERO_BREF_TKX26pmPli4b_2">
    <vt:lpwstr>3153/items/VQVKPG9Q"],"itemData":{"id":5955,"type":"book","title":"Deep Learning","publisher":"MIT Press","URL":"http://www.deeplearningbook.org","author":[{"family":"Goodfellow","given":"I."},{"family":"Bengio","given":"Y."},{"family":"Courville","given"</vt:lpwstr>
  </property>
  <property fmtid="{D5CDD505-2E9C-101B-9397-08002B2CF9AE}" pid="454" name="ZOTERO_BREF_TKX26pmPli4b_3">
    <vt:lpwstr>:"A."}],"issued":{"date-parts":[["2016"]]}}}],"schema":"https://github.com/citation-style-language/schema/raw/master/csl-citation.json"}</vt:lpwstr>
  </property>
  <property fmtid="{D5CDD505-2E9C-101B-9397-08002B2CF9AE}" pid="455"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456"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457"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458"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459"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460"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461"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462" name="ZOTERO_BREF_TMDmlXiAuG0Cb9gY40XN4_8">
    <vt:lpwstr>","given":"Rich"}],"issued":{"date-parts":[["1997",7,1]]}}}],"schema":"https://github.com/citation-style-language/schema/raw/master/csl-citation.json"}</vt:lpwstr>
  </property>
  <property fmtid="{D5CDD505-2E9C-101B-9397-08002B2CF9AE}" pid="463"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464" name="ZOTERO_BREF_TZ2t46uVbKF5_10">
    <vt:lpwstr>Crystalline Solids","author":[{"family":"Le Losq","given":"C."},{"family":"Neuville","given":"D. R."}],"issued":{"date-parts":[["2017",5,1]]}}}],"schema":"https://github.com/citation-style-language/schema/raw/master/csl-citation.json"}</vt:lpwstr>
  </property>
  <property fmtid="{D5CDD505-2E9C-101B-9397-08002B2CF9AE}" pid="465"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466"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467"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468"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469"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470"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471"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472"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473"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474" name="ZOTERO_BREF_Tk9usnjnKLqw_2">
    <vt:lpwstr>3153/items/VQVKPG9Q"],"itemData":{"id":5955,"type":"book","title":"Deep Learning","publisher":"MIT Press","URL":"http://www.deeplearningbook.org","author":[{"family":"Goodfellow","given":"I."},{"family":"Bengio","given":"Y."},{"family":"Courville","given"</vt:lpwstr>
  </property>
  <property fmtid="{D5CDD505-2E9C-101B-9397-08002B2CF9AE}" pid="475" name="ZOTERO_BREF_Tk9usnjnKLqw_3">
    <vt:lpwstr>:"A."}],"issued":{"date-parts":[["2016"]]}}}],"schema":"https://github.com/citation-style-language/schema/raw/master/csl-citation.json"}</vt:lpwstr>
  </property>
  <property fmtid="{D5CDD505-2E9C-101B-9397-08002B2CF9AE}" pid="476"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477"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478"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479"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480"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481"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482"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483" name="ZOTERO_BREF_U3YkXk9rccpS_16">
    <vt:lpwstr>n.json"}</vt:lpwstr>
  </property>
  <property fmtid="{D5CDD505-2E9C-101B-9397-08002B2CF9AE}" pid="484"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485" name="ZOTERO_BREF_U3YkXk9rccpS_3">
    <vt:lpwstr>"author":[{"family":"Day","given":"D. E."}],"issued":{"date-parts":[["1976"]]}}},{"id":1009,"uris":["http://zotero.org/users/453153/items/CP3UVTPK"],"uri":["http://zotero.org/users/453153/items/CP3UVTPK"],"itemData":{"id":1009,"type":"article-journal","ti</vt:lpwstr>
  </property>
  <property fmtid="{D5CDD505-2E9C-101B-9397-08002B2CF9AE}" pid="486"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487"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488"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489"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490"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491" name="ZOTERO_BREF_U3YkXk9rccpS_9">
    <vt:lpwstr>:"Richet","given":"P."}],"issued":{"date-parts":[["1984",3,1]]}}},{"id":1012,"uris":["http://zotero.org/users/453153/items/GVI3UHAD"],"uri":["http://zotero.org/users/453153/items/GVI3UHAD"],"itemData":{"id":1012,"type":"article-journal","title":"Viscosity</vt:lpwstr>
  </property>
  <property fmtid="{D5CDD505-2E9C-101B-9397-08002B2CF9AE}" pid="492"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493"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494" name="ZOTERO_BREF_UI5nSCEQ8aANxApfUFqO9_3">
    <vt:lpwstr>"Google Scholar","author":[{"family":"Angell","given":"Charles Austen"}],"issued":{"date-parts":[["1991"]]}}}],"schema":"https://github.com/citation-style-language/schema/raw/master/csl-citation.json"} </vt:lpwstr>
  </property>
  <property fmtid="{D5CDD505-2E9C-101B-9397-08002B2CF9AE}" pid="495" name="ZOTERO_BREF_UXPs8TMvYRezXF0k250jR_1">
    <vt:lpwstr>ZOTERO_ITEM CSL_CITATION {"citationID":"7Q4IL475","properties":{"formattedCitation":"(e.g., see the review of {\\i{}5})","plainCitation":"(e.g., see the review of 5)","noteIndex":0},"citationItems":[{"id":4729,"uris":["http://zotero.org/users/453153/items</vt:lpwstr>
  </property>
  <property fmtid="{D5CDD505-2E9C-101B-9397-08002B2CF9AE}" pid="496" name="ZOTERO_BREF_UXPs8TMvYRezXF0k250jR_2">
    <vt:lpwstr>/2XWMG3XB"],"uri":["http://zotero.org/users/453153/items/2XWMG3XB"],"itemData":{"id":4729,"type":"chapter","title":"Silicate Glasses","container-title":"Handbook of Glass","publisher":"Springer","URL":"https://www.springer.com/us/book/9783319937267","ISBN</vt:lpwstr>
  </property>
  <property fmtid="{D5CDD505-2E9C-101B-9397-08002B2CF9AE}" pid="497" name="ZOTERO_BREF_UXPs8TMvYRezXF0k250jR_3">
    <vt:lpwstr>":"978-3-319-93728-1","author":[{"family":"Le Losq","given":"C."},{"family":"Cicconi","given":"M. R."},{"family":"Greaves","given":"G. N."},{"family":"Neuville","given":"D. R."}],"issued":{"date-parts":[["2019",5]]}},"prefix":"e.g., see the review of"}],"</vt:lpwstr>
  </property>
  <property fmtid="{D5CDD505-2E9C-101B-9397-08002B2CF9AE}" pid="498" name="ZOTERO_BREF_UXPs8TMvYRezXF0k250jR_4">
    <vt:lpwstr>schema":"https://github.com/citation-style-language/schema/raw/master/csl-citation.json"}</vt:lpwstr>
  </property>
  <property fmtid="{D5CDD505-2E9C-101B-9397-08002B2CF9AE}" pid="499"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00"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01" name="ZOTERO_BREF_WMegPio6VBBMeIO3pGBh8_3">
    <vt:lpwstr>. L. L."}],"issued":{"date-parts":[["2008"]]}}}],"schema":"https://github.com/citation-style-language/schema/raw/master/csl-citation.json"}</vt:lpwstr>
  </property>
  <property fmtid="{D5CDD505-2E9C-101B-9397-08002B2CF9AE}" pid="502"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03" name="ZOTERO_BREF_WWzx8Cm32aeqDrWxkwAp8_10">
    <vt:lpwstr>e Solids","author":[{"family":"Le Losq","given":"C."},{"family":"Neuville","given":"D. R."}],"issued":{"date-parts":[["2017",5,1]]}}}],"schema":"https://github.com/citation-style-language/schema/raw/master/csl-citation.json"} </vt:lpwstr>
  </property>
  <property fmtid="{D5CDD505-2E9C-101B-9397-08002B2CF9AE}" pid="504"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05"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06"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07"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08"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09"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10"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11"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12"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13"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14" name="ZOTERO_BREF_YI48iyGHP0pT2g6bM9JcJ_3">
    <vt:lpwstr>n":"W. H."}],"issued":{"date-parts":[["1932"]]}}}],"schema":"https://github.com/citation-style-language/schema/raw/master/csl-citation.json"}</vt:lpwstr>
  </property>
  <property fmtid="{D5CDD505-2E9C-101B-9397-08002B2CF9AE}" pid="515" name="ZOTERO_BREF_Z7zvBnjzjLOM_1">
    <vt:lpwstr>ZOTERO_ITEM CSL_CITATION {"citationID":"rPZRzkrm","properties":{"unsorted":true,"formattedCitation":"({\\i{}9}, {\\i{}13}, {\\i{}11}, {\\i{}14})","plainCitation":"(9, 13, 11, 14)","noteIndex":0},"citationItems":[{"id":1009,"uris":["http://zotero.org/users</vt:lpwstr>
  </property>
  <property fmtid="{D5CDD505-2E9C-101B-9397-08002B2CF9AE}" pid="516"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17"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18"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19"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20"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21"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22"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23"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524" name="ZOTERO_BREF_Z7zvBnjzjLOM_18">
    <vt:lpwstr>parts":[["2009"]]}}}],"schema":"https://github.com/citation-style-language/schema/raw/master/csl-citation.json"}</vt:lpwstr>
  </property>
  <property fmtid="{D5CDD505-2E9C-101B-9397-08002B2CF9AE}" pid="525"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526"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527"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528"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529"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530"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531"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532"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533" name="ZOTERO_BREF_ZSAN6dRHpKDB_1">
    <vt:lpwstr>ZOTERO_BIBL {"uncited":[],"omitted":[],"custom":[]} CSL_BIBLIOGRAPHY</vt:lpwstr>
  </property>
  <property fmtid="{D5CDD505-2E9C-101B-9397-08002B2CF9AE}" pid="534"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535"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36" name="ZOTERO_BREF_ZWBxm0yXlW2PyE3pOXLFp_3">
    <vt:lpwstr>ge":"495-517","volume":"126","source":"CrossRef","DOI":"10.1016/j.gca.2013.11.010","ISSN":"00167037","language":"en","author":[{"family":"Le Losq","given":"C."},{"family":"Neuville","given":"D. R."},{"family":"Florian","given":"P."},{"family":"Henderson",</vt:lpwstr>
  </property>
  <property fmtid="{D5CDD505-2E9C-101B-9397-08002B2CF9AE}" pid="537" name="ZOTERO_BREF_ZWBxm0yXlW2PyE3pOXLFp_4">
    <vt:lpwstr>"given":"G. S."},{"family":"Massiot","given":"D."}],"issued":{"date-parts":[["2014",2]]}}}],"schema":"https://github.com/citation-style-language/schema/raw/master/csl-citation.json"}</vt:lpwstr>
  </property>
  <property fmtid="{D5CDD505-2E9C-101B-9397-08002B2CF9AE}" pid="538"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539"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540"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541"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542" name="ZOTERO_BREF_ZuDn7sYNlLyJca3rTLiIk_5">
    <vt:lpwstr>raw/master/csl-citation.json"}</vt:lpwstr>
  </property>
  <property fmtid="{D5CDD505-2E9C-101B-9397-08002B2CF9AE}" pid="543"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544"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545" name="ZOTERO_BREF_aGCRUqoeeU6j72gSfnHPi_3">
    <vt:lpwstr>guage":"en","author":[{"family":"Doremus","given":"Robert H."}],"issued":{"date-parts":[["2002"]]}}}],"schema":"https://github.com/citation-style-language/schema/raw/master/csl-citation.json"}</vt:lpwstr>
  </property>
  <property fmtid="{D5CDD505-2E9C-101B-9397-08002B2CF9AE}" pid="546"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547"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548" name="ZOTERO_BREF_bbZXLeQtKvXa_3">
    <vt:lpwstr>olume":"43","issue":"1","author":[{"family":"Adam","given":"G."},{"family":"Gibbs","given":"J. H."}],"issued":{"date-parts":[["1965"]]}}},{"id":1009,"uris":["http://zotero.org/users/453153/items/CP3UVTPK"],"uri":["http://zotero.org/users/453153/items/CP3U</vt:lpwstr>
  </property>
  <property fmtid="{D5CDD505-2E9C-101B-9397-08002B2CF9AE}" pid="549"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550"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551"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552"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553"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554" name="ZOTERO_BREF_bbZXLeQtKvXa_9">
    <vt:lpwstr>on":"Geochimica et Cosmochimica Acta","author":[{"family":"Richet","given":"P."}],"issued":{"date-parts":[["1984",3,1]]}}}],"schema":"https://github.com/citation-style-language/schema/raw/master/csl-citation.json"}</vt:lpwstr>
  </property>
  <property fmtid="{D5CDD505-2E9C-101B-9397-08002B2CF9AE}" pid="555"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556" name="ZOTERO_BREF_bz4dhY0w8cK5_10">
    <vt:lpwstr>on"}</vt:lpwstr>
  </property>
  <property fmtid="{D5CDD505-2E9C-101B-9397-08002B2CF9AE}" pid="557"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558"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559"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560"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561"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562"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563" name="ZOTERO_BREF_bz4dhY0w8cK5_8">
    <vt:lpwstr>and geological processes.","DOI":"10.1038/s41598-017-16741-3","ISSN":"2045-2322","shortTitle":"Percolation channels","language":"En","author":[{"family":"Le Losq","given":"C."},{"family":"Neuville","given":"D. R."},{"family":"Chen","given":"W."},{"family"</vt:lpwstr>
  </property>
  <property fmtid="{D5CDD505-2E9C-101B-9397-08002B2CF9AE}" pid="564" name="ZOTERO_BREF_bz4dhY0w8cK5_9">
    <vt:lpwstr>:"Florian","given":"P."},{"family":"Massiot","given":"D."},{"family":"Zhou","given":"Z."},{"family":"Greaves","given":"G. N."}],"issued":{"date-parts":[["2017",12]]}}}],"schema":"https://github.com/citation-style-language/schema/raw/master/csl-citation.js</vt:lpwstr>
  </property>
  <property fmtid="{D5CDD505-2E9C-101B-9397-08002B2CF9AE}" pid="565"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566"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567" name="ZOTERO_BREF_cTWzFXJ7PFrkaLRw4UTNR_3">
    <vt:lpwstr>volume":"272","author":[{"family":"Bottinga","given":"Y."},{"family":"Weill","given":"D. F."}],"issued":{"date-parts":[["1972"]]}},"prefix":"e.g. see"},{"id":1175,"uris":["http://zotero.org/users/453153/items/5GE3I8II"],"uri":["http://zotero.org/users/453</vt:lpwstr>
  </property>
  <property fmtid="{D5CDD505-2E9C-101B-9397-08002B2CF9AE}" pid="568"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569"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570"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571"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572" name="ZOTERO_BREF_cTWzFXJ7PFrkaLRw4UTNR_8">
    <vt:lpwstr>ison","given":"Adam J."},{"family":"Allan","given":"Douglas C."},{"family":"Smedskjaer","given":"Morten M."}],"issued":{"date-parts":[["2013",12]]}}}],"schema":"https://github.com/citation-style-language/schema/raw/master/csl-citation.json"}</vt:lpwstr>
  </property>
  <property fmtid="{D5CDD505-2E9C-101B-9397-08002B2CF9AE}" pid="573"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574"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575" name="ZOTERO_BREF_cjsbrhphka2o5uj7fITwi_3">
    <vt:lpwstr>tebbins","given":"J."}],"issued":{"date-parts":[["1991"]]}}}],"schema":"https://github.com/citation-style-language/schema/raw/master/csl-citation.json"}</vt:lpwstr>
  </property>
  <property fmtid="{D5CDD505-2E9C-101B-9397-08002B2CF9AE}" pid="576" name="ZOTERO_BREF_dD6xBh1Qqamz8yI2LScsN_1">
    <vt:lpwstr>ZOTERO_TEMP </vt:lpwstr>
  </property>
  <property fmtid="{D5CDD505-2E9C-101B-9397-08002B2CF9AE}" pid="577"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578"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579" name="ZOTERO_BREF_dcAiUvQmz4g0_3">
    <vt:lpwstr>ate-parts":[["1985"]]}}}],"schema":"https://github.com/citation-style-language/schema/raw/master/csl-citation.json"}</vt:lpwstr>
  </property>
  <property fmtid="{D5CDD505-2E9C-101B-9397-08002B2CF9AE}" pid="580" name="ZOTERO_BREF_eH2gto70CkemyBSNM9H3i_1">
    <vt:lpwstr>ZOTERO_TEMP </vt:lpwstr>
  </property>
  <property fmtid="{D5CDD505-2E9C-101B-9397-08002B2CF9AE}" pid="581"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582"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83"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84"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85"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86"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587" name="ZOTERO_BREF_ePbHp1PakQGfGvMGRvKIN_7">
    <vt:lpwstr>A."},{"family":"Kondratiev","given":"A."}],"issued":{"date-parts":[["2019",6,15]]}},"suppress-author":true}],"schema":"https://github.com/citation-style-language/schema/raw/master/csl-citation.json"}</vt:lpwstr>
  </property>
  <property fmtid="{D5CDD505-2E9C-101B-9397-08002B2CF9AE}" pid="58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58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590" name="ZOTERO_BREF_fJ7vWkhncWNK_3">
    <vt:lpwstr>amily":"Rapaport","given":"D.C."}],"issued":{"date-parts":[["2004"]]}}}],"schema":"https://github.com/citation-style-language/schema/raw/master/csl-citation.json"}</vt:lpwstr>
  </property>
  <property fmtid="{D5CDD505-2E9C-101B-9397-08002B2CF9AE}" pid="591"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592" name="ZOTERO_BREF_gYtysENwdreYdP2JmXCyx_10">
    <vt:lpwstr>l-citation.json"} </vt:lpwstr>
  </property>
  <property fmtid="{D5CDD505-2E9C-101B-9397-08002B2CF9AE}" pid="593"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594"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595"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596"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597"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598"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99"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00"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01"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02"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03"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04"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05"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06"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07" name="ZOTERO_BREF_gpmtFtsriCK1GtwTAQEjy_7">
    <vt:lpwstr>date-parts":[["1995",9,15]]}}}],"schema":"https://github.com/citation-style-language/schema/raw/master/csl-citation.json"} </vt:lpwstr>
  </property>
  <property fmtid="{D5CDD505-2E9C-101B-9397-08002B2CF9AE}" pid="608"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09"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10" name="ZOTERO_BREF_hsUk5rYZf9f4FP2CLRcYS_3">
    <vt:lpwstr>,"author":[{"family":"Bergstra","given":"James"},{"family":"Bengio","given":"Yoshua"}],"issued":{"date-parts":[["2012"]]}}}],"schema":"https://github.com/citation-style-language/schema/raw/master/csl-citation.json"}</vt:lpwstr>
  </property>
  <property fmtid="{D5CDD505-2E9C-101B-9397-08002B2CF9AE}" pid="611"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12"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13" name="ZOTERO_BREF_i0wdParI7o0qhwPDDvfXI_3">
    <vt:lpwstr>ily":"Tanaka","given":"H."}],"issued":{"date-parts":[["2006"]]}}}],"schema":"https://github.com/citation-style-language/schema/raw/master/csl-citation.json"}</vt:lpwstr>
  </property>
  <property fmtid="{D5CDD505-2E9C-101B-9397-08002B2CF9AE}" pid="614"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615"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616" name="ZOTERO_BREF_i8VvdgXlIh2sQpaJ4jQu1_3">
    <vt:lpwstr>,"DOI":"10.2138/am-2019-6887","author":[{"family":"Le Losq","given":"C."},{"family":"Berry","given":"A. J."},{"family":"Kendrick","given":"M. A."},{"family":"Neuville","given":"D. R."},{"family":"O'Neill","given":"H. St. C."}],"issued":{"date-parts":[["20</vt:lpwstr>
  </property>
  <property fmtid="{D5CDD505-2E9C-101B-9397-08002B2CF9AE}" pid="617" name="ZOTERO_BREF_i8VvdgXlIh2sQpaJ4jQu1_4">
    <vt:lpwstr>19"]]}}}],"schema":"https://github.com/citation-style-language/schema/raw/master/csl-citation.json"}</vt:lpwstr>
  </property>
  <property fmtid="{D5CDD505-2E9C-101B-9397-08002B2CF9AE}" pid="618" name="ZOTERO_BREF_iElfR5wFlxV3okUw4yyut_1">
    <vt:lpwstr>ZOTERO_TEMP </vt:lpwstr>
  </property>
  <property fmtid="{D5CDD505-2E9C-101B-9397-08002B2CF9AE}" pid="619"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620"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621"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622"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623"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624"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625"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626"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627" name="ZOTERO_BREF_ig7vXQYwEYL6H4rdzzMNs_9">
    <vt:lpwstr>]}},"suppress-author":true}],"schema":"https://github.com/citation-style-language/schema/raw/master/csl-citation.json"}</vt:lpwstr>
  </property>
  <property fmtid="{D5CDD505-2E9C-101B-9397-08002B2CF9AE}" pid="628"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629"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630"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631"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632" name="ZOTERO_BREF_ixYaD1sWKWp8EvqzOvtpo_5">
    <vt:lpwstr>nguage":"en","author":[{"family":"Hodge","given":"I.M."}],"issued":{"date-parts":[["1994",4]]}}},{"id":1099,"uris":["http://zotero.org/users/453153/items/2MME3PVI"],"uri":["http://zotero.org/users/453153/items/2MME3PVI"],"itemData":{"id":1099,"type":"arti</vt:lpwstr>
  </property>
  <property fmtid="{D5CDD505-2E9C-101B-9397-08002B2CF9AE}" pid="633"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634" name="ZOTERO_BREF_ixYaD1sWKWp8EvqzOvtpo_7">
    <vt:lpwstr>f","DOI":"10.1016/j.jnoncrysol.2015.03.005","ISSN":"00223093","language":"en","author":[{"family":"Liu","given":"Guodong"},{"family":"Zhao","given":"Dongmei"},{"family":"Zuo","given":"Yang"}],"issued":{"date-parts":[["2015",6]]}}}],"schema":"https://githu</vt:lpwstr>
  </property>
  <property fmtid="{D5CDD505-2E9C-101B-9397-08002B2CF9AE}" pid="635" name="ZOTERO_BREF_ixYaD1sWKWp8EvqzOvtpo_8">
    <vt:lpwstr>b.com/citation-style-language/schema/raw/master/csl-citation.json"}</vt:lpwstr>
  </property>
  <property fmtid="{D5CDD505-2E9C-101B-9397-08002B2CF9AE}" pid="636"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637"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638"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639" name="ZOTERO_BREF_jVOLfqhShX0nmdkiJGIc0_4">
    <vt:lpwstr>yle-language/schema/raw/master/csl-citation.json"}</vt:lpwstr>
  </property>
  <property fmtid="{D5CDD505-2E9C-101B-9397-08002B2CF9AE}" pid="640"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641"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642"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643"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644"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645"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646"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647"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648"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649"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650"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651"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652"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53"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54"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55"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656" name="ZOTERO_BREF_k8YcRWQcYbGhO91Lf1NmX_7">
    <vt:lpwstr>A. L."},{"family":"Lakes","given":"R. S."},{"family":"Rouxel","given":"T."}],"issued":{"date-parts":[["2011",11]]}}}],"schema":"https://github.com/citation-style-language/schema/raw/master/csl-citation.json"}</vt:lpwstr>
  </property>
  <property fmtid="{D5CDD505-2E9C-101B-9397-08002B2CF9AE}" pid="657"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658" name="ZOTERO_BREF_kAiWD6NmzwRD_2">
    <vt:lpwstr>://zotero.org/users/453153/items/2XWMG3XB"],"itemData":{"id":4729,"type":"chapter","title":"Silicate Glasses","container-title":"Handbook of Glass","publisher":"Springer","URL":"https://www.springer.com/us/book/9783319937267","ISBN":"978-3-319-93728-1","a</vt:lpwstr>
  </property>
  <property fmtid="{D5CDD505-2E9C-101B-9397-08002B2CF9AE}" pid="659" name="ZOTERO_BREF_kAiWD6NmzwRD_3">
    <vt:lpwstr>uthor":[{"family":"Le Losq","given":"C."},{"family":"Cicconi","given":"M. R."},{"family":"Greaves","given":"G. N."},{"family":"Neuville","given":"D. R."}],"issued":{"date-parts":[["2019",5]]}},"prefix":"e.g."}],"schema":"https://github.com/citation-style-</vt:lpwstr>
  </property>
  <property fmtid="{D5CDD505-2E9C-101B-9397-08002B2CF9AE}" pid="660" name="ZOTERO_BREF_kAiWD6NmzwRD_4">
    <vt:lpwstr>language/schema/raw/master/csl-citation.json"}</vt:lpwstr>
  </property>
  <property fmtid="{D5CDD505-2E9C-101B-9397-08002B2CF9AE}" pid="661"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662" name="ZOTERO_BREF_kTnlHRA4AQEK6FuJfZy8v_10">
    <vt:lpwstr>4]]}}}],"schema":"https://github.com/citation-style-language/schema/raw/master/csl-citation.json"}</vt:lpwstr>
  </property>
  <property fmtid="{D5CDD505-2E9C-101B-9397-08002B2CF9AE}" pid="663"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664" name="ZOTERO_BREF_kTnlHRA4AQEK6FuJfZy8v_3">
    <vt:lpwstr>"Fontaine","given":"A."},{"family":"Lagarde","given":"P."},{"family":"Raoux","given":"D."},{"family":"Gurman","given":"S. J."}],"issued":{"date-parts":[["1981"]]}}},{"id":549,"uris":["http://zotero.org/users/453153/items/S5FSZGBZ"],"uri":["http://zotero.o</vt:lpwstr>
  </property>
  <property fmtid="{D5CDD505-2E9C-101B-9397-08002B2CF9AE}" pid="665"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666"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667"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668"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669"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670"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671" name="ZOTERO_BREF_kaQ0njx8G9xO_1">
    <vt:lpwstr/>
  </property>
  <property fmtid="{D5CDD505-2E9C-101B-9397-08002B2CF9AE}" pid="672"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673"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674" name="ZOTERO_BREF_lr6mZYuqMR13_3">
    <vt:lpwstr>te-parts":[["1998"]]}}}],"schema":"https://github.com/citation-style-language/schema/raw/master/csl-citation.json"}</vt:lpwstr>
  </property>
  <property fmtid="{D5CDD505-2E9C-101B-9397-08002B2CF9AE}" pid="675"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676" name="ZOTERO_BREF_lvAgpaaguh731_10">
    <vt:lpwstr>,"language":"en","author":[{"family":"Giordano","given":"D."},{"family":"Russell","given":"J.K."}],"issued":{"date-parts":[["2018",11]]}}}],"schema":"https://github.com/citation-style-language/schema/raw/master/csl-citation.json"}</vt:lpwstr>
  </property>
  <property fmtid="{D5CDD505-2E9C-101B-9397-08002B2CF9AE}" pid="677"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78"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79"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80"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81"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82"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83"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84"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85"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686" name="ZOTERO_BREF_lvAgpaaguh73_10">
    <vt:lpwstr>,"language":"en","author":[{"family":"Giordano","given":"D."},{"family":"Russell","given":"J.K."}],"issued":{"date-parts":[["2018",11]]}}}],"schema":"https://github.com/citation-style-language/schema/raw/master/csl-citation.json"}</vt:lpwstr>
  </property>
  <property fmtid="{D5CDD505-2E9C-101B-9397-08002B2CF9AE}" pid="687"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88"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89"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90"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91"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92"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93"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94"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95" name="ZOTERO_BREF_m6op6J7Zn51nUZchbqE8q_1">
    <vt:lpwstr>ZOTERO_TEMP </vt:lpwstr>
  </property>
  <property fmtid="{D5CDD505-2E9C-101B-9397-08002B2CF9AE}" pid="696" name="ZOTERO_BREF_mjKlb4z67jsYyaXraXuub_1">
    <vt:lpwstr>ZOTERO_ITEM CSL_CITATION {"citationID":"gy2imgYr","properties":{"formattedCitation":"({\\i{}6})","plainCitation":"(6)","noteIndex":0},"citationItems":[{"id":1150,"uris":["http://zotero.org/users/453153/items/XXWPAQTS"],"uri":["http://zotero.org/users/4531</vt:lpwstr>
  </property>
  <property fmtid="{D5CDD505-2E9C-101B-9397-08002B2CF9AE}" pid="697" name="ZOTERO_BREF_mjKlb4z67jsYyaXraXuub_2">
    <vt:lpwstr>53/items/XXWPAQTS"],"itemData":{"id":1150,"type":"article-journal","title":"Volcanic Dilemma - Flow or Blow?","container-title":"Science","page":"1054-1055","volume":"273","issue":"5278","source":"science.sciencemag.org.useservices.com","abstract":"Volcan</vt:lpwstr>
  </property>
  <property fmtid="{D5CDD505-2E9C-101B-9397-08002B2CF9AE}" pid="698" name="ZOTERO_BREF_mjKlb4z67jsYyaXraXuub_3">
    <vt:lpwstr>ic eruptions can be either slow outpourings of lava or explosive ejections of fragmented rock. In his Perspective, Dingwell discusses the physical and chemical properties of magma that lead to these two styles of eruption. New experiments and computer sim</vt:lpwstr>
  </property>
  <property fmtid="{D5CDD505-2E9C-101B-9397-08002B2CF9AE}" pid="699" name="ZOTERO_BREF_mjKlb4z67jsYyaXraXuub_4">
    <vt:lpwstr>ulations are pointing to the involvement of solidlike behavior of liquid magma when it makes a transition to a glass.","DOI":"10.1126/science.273.5278.1054","ISSN":"0036-8075, 1095-9203","language":"en","author":[{"family":"Dingwell","given":"D. B."}],"is</vt:lpwstr>
  </property>
  <property fmtid="{D5CDD505-2E9C-101B-9397-08002B2CF9AE}" pid="700" name="ZOTERO_BREF_mjKlb4z67jsYyaXraXuub_5">
    <vt:lpwstr>sued":{"date-parts":[["1996",8,23]]}}}],"schema":"https://github.com/citation-style-language/schema/raw/master/csl-citation.json"}</vt:lpwstr>
  </property>
  <property fmtid="{D5CDD505-2E9C-101B-9397-08002B2CF9AE}" pid="701"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02"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03" name="ZOTERO_BREF_n40T7dCGCMLIEK8nkVG7i_11">
    <vt:lpwstr>https://github.com/citation-style-language/schema/raw/master/csl-citation.json"}</vt:lpwstr>
  </property>
  <property fmtid="{D5CDD505-2E9C-101B-9397-08002B2CF9AE}" pid="704"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05"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06"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07"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08"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709"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710"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711"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712"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713"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714"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715"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716"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717"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718" name="ZOTERO_BREF_o05L9FUP09z2_7">
    <vt:lpwstr>nalAbbreviation":"Geochimica et Cosmochimica Acta","author":[{"family":"Richet","given":"P."}],"issued":{"date-parts":[["1984",3,1]]}}}],"schema":"https://github.com/citation-style-language/schema/raw/master/csl-citation.json"}</vt:lpwstr>
  </property>
  <property fmtid="{D5CDD505-2E9C-101B-9397-08002B2CF9AE}" pid="719"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720"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721" name="ZOTERO_BREF_ocPmJnwCGKz7TQxoVzx2B_11">
    <vt:lpwstr>ussell","given":"J. K."},{"family":"Giordano","given":"D."}],"issued":{"date-parts":[["2017"]]}}}],"schema":"https://github.com/citation-style-language/schema/raw/master/csl-citation.json"}</vt:lpwstr>
  </property>
  <property fmtid="{D5CDD505-2E9C-101B-9397-08002B2CF9AE}" pid="722"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723"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724"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725"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726"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727"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728"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729"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730"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731" name="ZOTERO_BREF_ogl322pNP64ZA53tHmTRB_10">
    <vt:lpwstr>stalline Solids","author":[{"family":"Le Losq","given":"C."},{"family":"Neuville","given":"D. R."}],"issued":{"date-parts":[["2017",5,1]]}}}],"schema":"https://github.com/citation-style-language/schema/raw/master/csl-citation.json"}</vt:lpwstr>
  </property>
  <property fmtid="{D5CDD505-2E9C-101B-9397-08002B2CF9AE}" pid="732"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733"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734"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735"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736"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737"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738"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739"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740" name="ZOTERO_BREF_pLstwxLRQUkL_1">
    <vt:lpwstr>ZOTERO_ITEM CSL_CITATION {"citationID":"pi6cI4dG","properties":{"formattedCitation":"({\\i{}7})","plainCitation":"(7)","noteIndex":0},"citationItems":[{"id":4991,"uris":["http://zotero.org/users/453153/items/L7AE9RCB"],"uri":["http://zotero.org/users/4531</vt:lpwstr>
  </property>
  <property fmtid="{D5CDD505-2E9C-101B-9397-08002B2CF9AE}" pid="741" name="ZOTERO_BREF_pLstwxLRQUkL_2">
    <vt:lpwstr>53/items/L7AE9RCB"],"itemData":{"id":4991,"type":"article-journal","title":"Welcome to the Glass Age","container-title":"International Journal of Applied Glass Science","page":"409-412","volume":"7","issue":"4","source":"Wiley Online Library","abstract":"</vt:lpwstr>
  </property>
  <property fmtid="{D5CDD505-2E9C-101B-9397-08002B2CF9AE}" pid="742" name="ZOTERO_BREF_pLstwxLRQUkL_3">
    <vt:lpwstr>Glass is one of the world's most transformative materials. Featuring tremendous versatility and distinctive technical capabilities, glass has been responsible for numerous cultural and scientific advancements from windows to optical fiber. Today, the pace</vt:lpwstr>
  </property>
  <property fmtid="{D5CDD505-2E9C-101B-9397-08002B2CF9AE}" pid="743" name="ZOTERO_BREF_pLstwxLRQUkL_4">
    <vt:lpwstr> of glass innovation is accelerating, thanks to scientists' deep understanding of glass physics and chemistry, combined with modern analytic and control technologies. We believe that the world has entered the Glass Age. We have an unprecedented opportunit</vt:lpwstr>
  </property>
  <property fmtid="{D5CDD505-2E9C-101B-9397-08002B2CF9AE}" pid="744" name="ZOTERO_BREF_pLstwxLRQUkL_5">
    <vt:lpwstr>y to harness the unique capabilities of glass to solve some of our world's most urgent challenges, such as more effective healthcare, cleaner energy and water, and more efficient communication. Realizing the potential of the Glass Age will require collabo</vt:lpwstr>
  </property>
  <property fmtid="{D5CDD505-2E9C-101B-9397-08002B2CF9AE}" pid="745" name="ZOTERO_BREF_pLstwxLRQUkL_6">
    <vt:lpwstr>ration, resources, and support, but it is an opportunity we cannot afford to waste.","DOI":"10.1111/ijag.12242","ISSN":"2041-1294","language":"en","author":[{"family":"Morse","given":"David L."},{"family":"Evenson","given":"Jeffrey W."}],"issued":{"date-p</vt:lpwstr>
  </property>
  <property fmtid="{D5CDD505-2E9C-101B-9397-08002B2CF9AE}" pid="746" name="ZOTERO_BREF_pLstwxLRQUkL_7">
    <vt:lpwstr>arts":[["2016"]]}}}],"schema":"https://github.com/citation-style-language/schema/raw/master/csl-citation.json"}</vt:lpwstr>
  </property>
  <property fmtid="{D5CDD505-2E9C-101B-9397-08002B2CF9AE}" pid="747" name="ZOTERO_BREF_pTv9Dl6OCeRFEVoCdMjmF_1">
    <vt:lpwstr>ZOTERO_TEMP </vt:lpwstr>
  </property>
  <property fmtid="{D5CDD505-2E9C-101B-9397-08002B2CF9AE}" pid="748" name="ZOTERO_BREF_pWHiV72oVeuO_1">
    <vt:lpwstr>ZOTERO_BIBL {"uncited":[],"omitted":[],"custom":[]} CSL_BIBLIOGRAPHY</vt:lpwstr>
  </property>
  <property fmtid="{D5CDD505-2E9C-101B-9397-08002B2CF9AE}" pid="749"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750"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751" name="ZOTERO_BREF_pgxVKRjkslPHRllDNDOwS1_3">
    <vt:lpwstr>sue":"1","author":[{"family":"Adam","given":"G."},{"family":"Gibbs","given":"J. H."}],"issued":{"date-parts":[["1965"]]}}}],"schema":"https://github.com/citation-style-language/schema/raw/master/csl-citation.json"}</vt:lpwstr>
  </property>
  <property fmtid="{D5CDD505-2E9C-101B-9397-08002B2CF9AE}" pid="752"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753"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754" name="ZOTERO_BREF_pgxVKRjkslPHRllDNDOwS_3">
    <vt:lpwstr>sue":"1","author":[{"family":"Adam","given":"G."},{"family":"Gibbs","given":"J. H."}],"issued":{"date-parts":[["1965"]]}}}],"schema":"https://github.com/citation-style-language/schema/raw/master/csl-citation.json"}</vt:lpwstr>
  </property>
  <property fmtid="{D5CDD505-2E9C-101B-9397-08002B2CF9AE}" pid="755"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756"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757"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758" name="ZOTERO_BREF_qq1hfGqXIx6Fz9pV8wx4X_4">
    <vt:lpwstr>["2008",7]]}},"prefix":"e.g. "}],"schema":"https://github.com/citation-style-language/schema/raw/master/csl-citation.json"}</vt:lpwstr>
  </property>
  <property fmtid="{D5CDD505-2E9C-101B-9397-08002B2CF9AE}" pid="759"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760"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761" name="ZOTERO_BREF_r1Uh2CEeW5VdfkbQkUFwz_3">
    <vt:lpwstr>,"given":"A."}],"issued":{"date-parts":[["2016"]]}},"prefix":"see"}],"schema":"https://github.com/citation-style-language/schema/raw/master/csl-citation.json"}</vt:lpwstr>
  </property>
  <property fmtid="{D5CDD505-2E9C-101B-9397-08002B2CF9AE}" pid="762"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763" name="ZOTERO_BREF_sTuFEr2oig1Z_2">
    <vt:lpwstr>53/items/E7WCXEV6"],"itemData":{"id":6028,"type":"book","title":"The art of molecular dynamics simulation","publisher":"Cambridge University Press","publisher-place":"Cambridge, U.K.","edition":"2nd","event-place":"Cambridge, U.K.","author":[{"family":"Ra</vt:lpwstr>
  </property>
  <property fmtid="{D5CDD505-2E9C-101B-9397-08002B2CF9AE}" pid="764" name="ZOTERO_BREF_sTuFEr2oig1Z_3">
    <vt:lpwstr>paport","given":"D.C."}],"issued":{"date-parts":[["2004"]]}}}],"schema":"https://github.com/citation-style-language/schema/raw/master/csl-citation.json"}</vt:lpwstr>
  </property>
  <property fmtid="{D5CDD505-2E9C-101B-9397-08002B2CF9AE}" pid="765"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766"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67"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68"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69"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70"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71"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772" name="ZOTERO_BREF_saqv7sNVr9xddmueK5iHB_8">
    <vt:lpwstr>tation.json"}</vt:lpwstr>
  </property>
  <property fmtid="{D5CDD505-2E9C-101B-9397-08002B2CF9AE}" pid="773"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774" name="ZOTERO_BREF_tiNb89oBbPlG_10">
    <vt:lpwstr>changes in melt viscosity, together with glass Raman and Nuclear Magnetic Resonance measurements and Molecular Dynamics simulations, demonstrate that metal ions nano-segregate into percolation channels, making this a universal phenomenon of oxide glasses </vt:lpwstr>
  </property>
  <property fmtid="{D5CDD505-2E9C-101B-9397-08002B2CF9AE}" pid="775" name="ZOTERO_BREF_tiNb89oBbPlG_11">
    <vt:lpwstr>and melts. Furthermore, we can explain how, in both single and mixed alkali compositions, metal ion clustering and percolation radically affect melt mobility, central to understanding industrial and geological processes.","DOI":"10.1038/s41598-017-16741-3</vt:lpwstr>
  </property>
  <property fmtid="{D5CDD505-2E9C-101B-9397-08002B2CF9AE}" pid="776" name="ZOTERO_BREF_tiNb89oBbPlG_12">
    <vt:lpwstr>","ISSN":"2045-2322","shortTitle":"Percolation channels","language":"En","author":[{"family":"Le Losq","given":"C."},{"family":"Neuville","given":"D. R."},{"family":"Chen","given":"W."},{"family":"Florian","given":"P."},{"family":"Massiot","given":"D."},{</vt:lpwstr>
  </property>
  <property fmtid="{D5CDD505-2E9C-101B-9397-08002B2CF9AE}" pid="777" name="ZOTERO_BREF_tiNb89oBbPlG_13">
    <vt:lpwstr>"family":"Zhou","given":"Z."},{"family":"Greaves","given":"G. N."}],"issued":{"date-parts":[["2017",12]]}}}],"schema":"https://github.com/citation-style-language/schema/raw/master/csl-citation.json"}</vt:lpwstr>
  </property>
  <property fmtid="{D5CDD505-2E9C-101B-9397-08002B2CF9AE}" pid="778" name="ZOTERO_BREF_tiNb89oBbPlG_2">
    <vt:lpwstr>"],"uri":["http://zotero.org/users/453153/items/KM6JIMSE"],"itemData":{"id":1393,"type":"article-journal","title":"Atomistic insight into viscosity and density of silicate melts under pressure","container-title":"Nature Communications","volume":"5","sourc</vt:lpwstr>
  </property>
  <property fmtid="{D5CDD505-2E9C-101B-9397-08002B2CF9AE}" pid="779" name="ZOTERO_BREF_tiNb89oBbPlG_3">
    <vt:lpwstr>e":"CrossRef","URL":"http://www.nature.com/doifinder/10.1038/ncomms4241","DOI":"10.1038/ncomms4241","ISSN":"2041-1723","author":[{"family":"Wang","given":"Yanbin"},{"family":"Sakamaki","given":"Tatsuya"},{"family":"Skinner","given":"Lawrie B."},{"family":</vt:lpwstr>
  </property>
  <property fmtid="{D5CDD505-2E9C-101B-9397-08002B2CF9AE}" pid="780" name="ZOTERO_BREF_tiNb89oBbPlG_4">
    <vt:lpwstr>"Jing","given":"Zhicheng"},{"family":"Yu","given":"Tony"},{"family":"Kono","given":"Yoshio"},{"family":"Park","given":"Changyong"},{"family":"Shen","given":"Guoyin"},{"family":"Rivers","given":"Mark L."},{"family":"Sutton","given":"Stephen R."}],"issued":</vt:lpwstr>
  </property>
  <property fmtid="{D5CDD505-2E9C-101B-9397-08002B2CF9AE}" pid="781" name="ZOTERO_BREF_tiNb89oBbPlG_5">
    <vt:lpwstr>{"date-parts":[["2014",1,30]]},"accessed":{"date-parts":[["2016",6,15]]}},"prefix":"e.g."},{"id":4406,"uris":["http://zotero.org/users/453153/items/6VDKVSXJ"],"uri":["http://zotero.org/users/453153/items/6VDKVSXJ"],"itemData":{"id":4406,"type":"article-jo</vt:lpwstr>
  </property>
  <property fmtid="{D5CDD505-2E9C-101B-9397-08002B2CF9AE}" pid="782" name="ZOTERO_BREF_tiNb89oBbPlG_6">
    <vt:lpwstr>urnal","title":"Percolation channels: a universal idea to describe the atomic structure and dynamics of glasses and melts","container-title":"Scientific Reports","page":"16490","volume":"7","issue":"1","source":"www.nature.com","abstract":"Understanding t</vt:lpwstr>
  </property>
  <property fmtid="{D5CDD505-2E9C-101B-9397-08002B2CF9AE}" pid="783" name="ZOTERO_BREF_tiNb89oBbPlG_7">
    <vt:lpwstr>he links between chemical composition, nano-structure and the dynamic properties of silicate melts and glasses is fundamental to both Earth and Materials Sciences. Central to this is whether the distribution of mobile metallic ions is random or not. In si</vt:lpwstr>
  </property>
  <property fmtid="{D5CDD505-2E9C-101B-9397-08002B2CF9AE}" pid="784" name="ZOTERO_BREF_tiNb89oBbPlG_8">
    <vt:lpwstr>licate systems, such as window glass, it is well-established that the short-range structure is not random but metal ions cluster, forming percolation channels through a partly broken network of corner-sharing SiO4 tetrahedra. In alumino-silicate glasses a</vt:lpwstr>
  </property>
  <property fmtid="{D5CDD505-2E9C-101B-9397-08002B2CF9AE}" pid="785" name="ZOTERO_BREF_tiNb89oBbPlG_9">
    <vt:lpwstr>nd melts, extensively used in industry and representing most of the Earth magmas, metal ions compensate the electrical charge deficit of AlO4\n                        − tetrahedra, but until now clustering has not been confirmed. Here we report how major </vt:lpwstr>
  </property>
  <property fmtid="{D5CDD505-2E9C-101B-9397-08002B2CF9AE}" pid="786"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787"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788" name="ZOTERO_BREF_uMgO2zcpCqLzL39tIahbw_3">
    <vt:lpwstr>iven":"P."},{"family":"Neuville","given":"D. R."}],"issued":{"date-parts":[["1992"]]}}}],"schema":"https://github.com/citation-style-language/schema/raw/master/csl-citation.json"} </vt:lpwstr>
  </property>
  <property fmtid="{D5CDD505-2E9C-101B-9397-08002B2CF9AE}" pid="789"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790"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791"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792"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793"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794"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795"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796" name="ZOTERO_BREF_unOQsWGsj9SIlqmuFby45_16">
    <vt:lpwstr>":"A."},{"family":"Kondratiev","given":"A."}],"issued":{"date-parts":[["2019",6,15]]}}}],"schema":"https://github.com/citation-style-language/schema/raw/master/csl-citation.json"}</vt:lpwstr>
  </property>
  <property fmtid="{D5CDD505-2E9C-101B-9397-08002B2CF9AE}" pid="797"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798"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799"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800"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801"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802"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803"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804"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805" name="ZOTERO_BREF_uwX4ZlUsJrxgopvpysAvq_1">
    <vt:lpwstr>ZOTERO_TEMP </vt:lpwstr>
  </property>
  <property fmtid="{D5CDD505-2E9C-101B-9397-08002B2CF9AE}" pid="806" name="ZOTERO_BREF_vRFKAwnVsnBSq0N6Va0a4_1">
    <vt:lpwstr>ZOTERO_ITEM CSL_CITATION {"citationID":"A0Jjk4b3","properties":{"formattedCitation":"(e.g. {\\i{}11})","plainCitation":"(e.g. 11)","noteIndex":0},"citationItems":[{"id":1409,"uris":["http://zotero.org/users/453153/items/I2X8PEQ9"],"uri":["http://zotero.or</vt:lpwstr>
  </property>
  <property fmtid="{D5CDD505-2E9C-101B-9397-08002B2CF9AE}" pid="807" name="ZOTERO_BREF_vRFKAwnVsnBSq0N6Va0a4_2">
    <vt:lpwstr>g/users/453153/items/I2X8PEQ9"],"itemData":{"id":1409,"type":"article-journal","title":"Viscosity regimes of homogeneous silicate melts","container-title":"American Mineralogist","page":"305–318","volume":"80","issue":"3-4","source":"Google Scholar","auth</vt:lpwstr>
  </property>
  <property fmtid="{D5CDD505-2E9C-101B-9397-08002B2CF9AE}" pid="808"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809" name="ZOTERO_BREF_vRFKAwnVsnBSq0N6Va0a4_4">
    <vt:lpwstr>}</vt:lpwstr>
  </property>
  <property fmtid="{D5CDD505-2E9C-101B-9397-08002B2CF9AE}" pid="810"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811"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812" name="ZOTERO_BREF_webmg1ouPyua0rEJYPOio1_3">
    <vt:lpwstr>en","given":"Morrel H."},{"family":"Grest","given":"G. S."}],"issued":{"date-parts":[["1979"]]}}}],"schema":"https://github.com/citation-style-language/schema/raw/master/csl-citation.json"}</vt:lpwstr>
  </property>
  <property fmtid="{D5CDD505-2E9C-101B-9397-08002B2CF9AE}" pid="813"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814"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815" name="ZOTERO_BREF_webmg1ouPyua0rEJYPOio_3">
    <vt:lpwstr>en","given":"Morrel H."},{"family":"Grest","given":"G. S."}],"issued":{"date-parts":[["1979"]]}}}],"schema":"https://github.com/citation-style-language/schema/raw/master/csl-citation.json"}</vt:lpwstr>
  </property>
  <property fmtid="{D5CDD505-2E9C-101B-9397-08002B2CF9AE}" pid="816"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817"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818"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819"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820"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821"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822"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823" name="ZOTERO_BREF_x4ESwFBW2WTYXnhzCUk6y_8">
    <vt:lpwstr>n":"Pascal"},{"family":"Bottinga","given":"Yan"}],"issued":{"date-parts":[["1985",2,1]]}}}],"schema":"https://github.com/citation-style-language/schema/raw/master/csl-citation.json"}</vt:lpwstr>
  </property>
  <property fmtid="{D5CDD505-2E9C-101B-9397-08002B2CF9AE}" pid="824" name="ZOTERO_BREF_xYkXKRocWGbd_1">
    <vt:lpwstr/>
  </property>
  <property fmtid="{D5CDD505-2E9C-101B-9397-08002B2CF9AE}" pid="825"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826"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827"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828"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829"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830"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831"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832"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833"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834" name="ZOTERO_BREF_xZNnB59B3bs5_18">
    <vt:lpwstr>mily":"Müller","given":"M."},{"family":"Khvan","given":"A."},{"family":"Kondratiev","given":"A."}],"issued":{"date-parts":[["2019",6,15]]}}}],"schema":"https://github.com/citation-style-language/schema/raw/master/csl-citation.json"}</vt:lpwstr>
  </property>
  <property fmtid="{D5CDD505-2E9C-101B-9397-08002B2CF9AE}" pid="835"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836" name="ZOTERO_BREF_xZNnB59B3bs5_3">
    <vt:lpwstr>&gt;2&lt;/sub&gt;","container-title":"Geochimica et Cosmochimica Acta","page":"1727-1737","volume":"60","author":[{"family":"Neuville","given":"D. R."},{"family":"Mysen","given":"B. O."}],"issued":{"date-parts":[["1996"]]}}},{"id":3505,"uris":["http://zotero.org/u</vt:lpwstr>
  </property>
  <property fmtid="{D5CDD505-2E9C-101B-9397-08002B2CF9AE}" pid="837"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838"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839"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840"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841"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842"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843"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844"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845"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846" name="ZOTERO_BREF_xzTvdSMEddVRWGbwpUbte_4">
    <vt:lpwstr>ion.json"}</vt:lpwstr>
  </property>
  <property fmtid="{D5CDD505-2E9C-101B-9397-08002B2CF9AE}" pid="847"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848"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849"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850"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851"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852"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853"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854"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855" name="ZOTERO_BREF_ycDMZrzRMBEaSIqhEitSX_9">
    <vt:lpwstr>",1]]}},"prefix":"e.g."}],"schema":"https://github.com/citation-style-language/schema/raw/master/csl-citation.json"} </vt:lpwstr>
  </property>
  <property fmtid="{D5CDD505-2E9C-101B-9397-08002B2CF9AE}" pid="856"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857"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858" name="ZOTERO_BREF_yzqngu3g2vTy171qJCE5r_3">
    <vt:lpwstr>rce":"Google Scholar","author":[{"family":"Angell","given":"Charles Austen"}],"issued":{"date-parts":[["1991"]]}}}],"schema":"https://github.com/citation-style-language/schema/raw/master/csl-citation.json"}</vt:lpwstr>
  </property>
  <property fmtid="{D5CDD505-2E9C-101B-9397-08002B2CF9AE}" pid="859"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860"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861"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862" name="ZOTERO_BREF_zL1RQ6JLZCwBT2stcWs5o_4">
    <vt:lpwstr>tion.json"}</vt:lpwstr>
  </property>
  <property fmtid="{D5CDD505-2E9C-101B-9397-08002B2CF9AE}" pid="863" name="ZOTERO_PREF_1">
    <vt:lpwstr>&lt;data data-version="3" zotero-version="5.0.60"&gt;&lt;session id="ncmCoxK6"/&gt;&lt;style id="http://www.zotero.org/styles/science" hasBibliography="1" bibliographyStyleHasBeenSet="1"/&gt;&lt;prefs&gt;&lt;pref name="fieldType" value="Bookmark"/&gt;&lt;pref name="automaticJournalAbbrev</vt:lpwstr>
  </property>
  <property fmtid="{D5CDD505-2E9C-101B-9397-08002B2CF9AE}" pid="864" name="ZOTERO_PREF_2">
    <vt:lpwstr>iations" value="true"/&gt;&lt;pref name="delayCitationUpdates" value="true"/&gt;&lt;pref name="dontAskDelayCitationUpdates" value="true"/&gt;&lt;/prefs&gt;&lt;/data&gt;</vt:lpwstr>
  </property>
</Properties>
</file>